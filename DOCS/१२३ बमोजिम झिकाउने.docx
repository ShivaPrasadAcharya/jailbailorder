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710E" w:rsidRDefault="00F1710E" w:rsidP="00F1710E">
      <w:pPr>
        <w:spacing w:after="0" w:line="240" w:lineRule="auto"/>
        <w:jc w:val="center"/>
        <w:rPr>
          <w:rFonts w:ascii="Utsaah" w:hAnsi="Utsaah" w:cs="Kalimati"/>
          <w:b/>
          <w:bCs/>
          <w:sz w:val="24"/>
          <w:szCs w:val="24"/>
        </w:rPr>
      </w:pPr>
    </w:p>
    <w:p w:rsidR="00AC11F4" w:rsidRDefault="00AC11F4" w:rsidP="00F1710E">
      <w:pPr>
        <w:spacing w:after="0" w:line="240" w:lineRule="auto"/>
        <w:jc w:val="center"/>
        <w:rPr>
          <w:rFonts w:ascii="Utsaah" w:hAnsi="Utsaah" w:cs="Kalimati"/>
          <w:b/>
          <w:bCs/>
          <w:sz w:val="23"/>
          <w:szCs w:val="23"/>
        </w:rPr>
      </w:pPr>
    </w:p>
    <w:p w:rsidR="004A1235" w:rsidRDefault="004A1235" w:rsidP="004A1235">
      <w:pPr>
        <w:spacing w:after="0" w:line="240" w:lineRule="auto"/>
        <w:jc w:val="center"/>
        <w:rPr>
          <w:rFonts w:ascii="Utsaah" w:hAnsi="Utsaah" w:cs="Kalimati"/>
          <w:b/>
          <w:bCs/>
          <w:sz w:val="23"/>
          <w:szCs w:val="23"/>
        </w:rPr>
      </w:pPr>
    </w:p>
    <w:p w:rsidR="004A1235" w:rsidRDefault="004A1235" w:rsidP="004A1235">
      <w:pPr>
        <w:spacing w:after="0" w:line="240" w:lineRule="auto"/>
        <w:jc w:val="center"/>
        <w:rPr>
          <w:rFonts w:ascii="Utsaah" w:hAnsi="Utsaah" w:cs="Kalimati"/>
          <w:b/>
          <w:bCs/>
          <w:sz w:val="23"/>
          <w:szCs w:val="23"/>
        </w:rPr>
      </w:pPr>
    </w:p>
    <w:p w:rsidR="00965977" w:rsidRDefault="00965977" w:rsidP="004A1235">
      <w:pPr>
        <w:spacing w:after="0" w:line="240" w:lineRule="auto"/>
        <w:jc w:val="center"/>
        <w:rPr>
          <w:rFonts w:ascii="Utsaah" w:hAnsi="Utsaah" w:cs="Kalimati"/>
          <w:b/>
          <w:bCs/>
          <w:sz w:val="23"/>
          <w:szCs w:val="23"/>
        </w:rPr>
      </w:pPr>
    </w:p>
    <w:p w:rsidR="008B43D4" w:rsidRDefault="008B43D4" w:rsidP="008B43D4">
      <w:pPr>
        <w:spacing w:after="0" w:line="240" w:lineRule="auto"/>
        <w:jc w:val="center"/>
        <w:rPr>
          <w:rFonts w:ascii="Utsaah" w:hAnsi="Utsaah" w:cs="Kalimati"/>
          <w:b/>
          <w:bCs/>
          <w:sz w:val="23"/>
          <w:szCs w:val="23"/>
        </w:rPr>
      </w:pPr>
    </w:p>
    <w:p w:rsidR="008B43D4" w:rsidRDefault="008B43D4" w:rsidP="008B43D4">
      <w:pPr>
        <w:spacing w:after="0" w:line="240" w:lineRule="auto"/>
        <w:jc w:val="center"/>
        <w:rPr>
          <w:rFonts w:ascii="Utsaah" w:hAnsi="Utsaah" w:cs="Kalimati"/>
          <w:b/>
          <w:bCs/>
          <w:sz w:val="23"/>
          <w:szCs w:val="23"/>
        </w:rPr>
      </w:pPr>
    </w:p>
    <w:p w:rsidR="008B43D4" w:rsidRDefault="008B43D4" w:rsidP="008B43D4">
      <w:pPr>
        <w:spacing w:after="0" w:line="240" w:lineRule="auto"/>
        <w:jc w:val="center"/>
        <w:rPr>
          <w:rFonts w:ascii="Utsaah" w:hAnsi="Utsaah" w:cs="Kalimati"/>
          <w:b/>
          <w:bCs/>
          <w:sz w:val="23"/>
          <w:szCs w:val="23"/>
        </w:rPr>
      </w:pPr>
    </w:p>
    <w:p w:rsidR="00A641B9" w:rsidRPr="00A641B9" w:rsidRDefault="00A641B9" w:rsidP="00A641B9">
      <w:pPr>
        <w:spacing w:after="0" w:line="240" w:lineRule="auto"/>
        <w:jc w:val="center"/>
        <w:rPr>
          <w:rFonts w:ascii="Utsaah" w:hAnsi="Utsaah" w:cs="Kalimati"/>
          <w:sz w:val="23"/>
          <w:szCs w:val="23"/>
        </w:rPr>
      </w:pPr>
      <w:r w:rsidRPr="00A641B9">
        <w:rPr>
          <w:rFonts w:ascii="Utsaah" w:hAnsi="Utsaah" w:cs="Kalimati"/>
          <w:sz w:val="23"/>
          <w:szCs w:val="23"/>
          <w:cs/>
        </w:rPr>
        <w:t xml:space="preserve">श्री </w:t>
      </w:r>
    </w:p>
    <w:p w:rsidR="00A641B9" w:rsidRPr="004A1235" w:rsidRDefault="00A641B9" w:rsidP="00A641B9">
      <w:pPr>
        <w:spacing w:after="0" w:line="240" w:lineRule="auto"/>
        <w:jc w:val="center"/>
        <w:rPr>
          <w:rFonts w:ascii="Utsaah" w:hAnsi="Utsaah" w:cs="Kalimati"/>
          <w:b/>
          <w:bCs/>
          <w:sz w:val="28"/>
          <w:szCs w:val="28"/>
        </w:rPr>
      </w:pPr>
      <w:r w:rsidRPr="004A1235">
        <w:rPr>
          <w:rFonts w:ascii="Utsaah" w:hAnsi="Utsaah" w:cs="Kalimati" w:hint="cs"/>
          <w:b/>
          <w:bCs/>
          <w:sz w:val="28"/>
          <w:szCs w:val="28"/>
          <w:cs/>
        </w:rPr>
        <w:t xml:space="preserve">काठमाडौं </w:t>
      </w:r>
      <w:r w:rsidRPr="004A1235">
        <w:rPr>
          <w:rFonts w:ascii="Utsaah" w:hAnsi="Utsaah" w:cs="Kalimati"/>
          <w:b/>
          <w:bCs/>
          <w:sz w:val="28"/>
          <w:szCs w:val="28"/>
          <w:cs/>
        </w:rPr>
        <w:t>जिल्ला अदालत</w:t>
      </w:r>
    </w:p>
    <w:p w:rsidR="00A641B9" w:rsidRPr="00A641B9" w:rsidRDefault="00A641B9" w:rsidP="00A641B9">
      <w:pPr>
        <w:spacing w:after="0" w:line="240" w:lineRule="auto"/>
        <w:jc w:val="center"/>
        <w:rPr>
          <w:rFonts w:ascii="Utsaah" w:hAnsi="Utsaah" w:cs="Kalimati"/>
          <w:sz w:val="28"/>
          <w:szCs w:val="28"/>
          <w:u w:val="single"/>
        </w:rPr>
      </w:pPr>
      <w:r w:rsidRPr="00A641B9">
        <w:rPr>
          <w:rFonts w:ascii="Utsaah" w:hAnsi="Utsaah" w:cs="Kalimati"/>
          <w:sz w:val="28"/>
          <w:szCs w:val="28"/>
          <w:u w:val="single"/>
          <w:cs/>
        </w:rPr>
        <w:t>इजलास</w:t>
      </w:r>
    </w:p>
    <w:p w:rsidR="00A641B9" w:rsidRPr="00695601" w:rsidRDefault="00A641B9" w:rsidP="00A641B9">
      <w:pPr>
        <w:spacing w:after="0" w:line="240" w:lineRule="auto"/>
        <w:jc w:val="center"/>
        <w:rPr>
          <w:rFonts w:ascii="Utsaah" w:hAnsi="Utsaah" w:cs="Kalimati"/>
          <w:sz w:val="23"/>
          <w:szCs w:val="23"/>
        </w:rPr>
      </w:pPr>
      <w:r w:rsidRPr="00695601">
        <w:rPr>
          <w:rFonts w:ascii="Utsaah" w:hAnsi="Utsaah" w:cs="Kalimati"/>
          <w:sz w:val="23"/>
          <w:szCs w:val="23"/>
          <w:cs/>
        </w:rPr>
        <w:t xml:space="preserve">माननीय जिल्ला न्यायाधीश श्री </w:t>
      </w:r>
      <w:r>
        <w:rPr>
          <w:rFonts w:ascii="Utsaah" w:hAnsi="Utsaah" w:cs="Kalimati" w:hint="cs"/>
          <w:sz w:val="23"/>
          <w:szCs w:val="23"/>
          <w:cs/>
        </w:rPr>
        <w:t>तारादेवी महर्जन</w:t>
      </w:r>
    </w:p>
    <w:p w:rsidR="00A641B9" w:rsidRPr="00A641B9" w:rsidRDefault="00A641B9" w:rsidP="00A641B9">
      <w:pPr>
        <w:spacing w:after="0" w:line="240" w:lineRule="auto"/>
        <w:jc w:val="center"/>
        <w:rPr>
          <w:rFonts w:ascii="Utsaah" w:hAnsi="Utsaah" w:cs="Kalimati"/>
          <w:sz w:val="23"/>
          <w:szCs w:val="23"/>
          <w:u w:val="single"/>
        </w:rPr>
      </w:pPr>
      <w:r w:rsidRPr="00A641B9">
        <w:rPr>
          <w:rFonts w:ascii="Utsaah" w:hAnsi="Utsaah" w:cs="Kalimati"/>
          <w:sz w:val="23"/>
          <w:szCs w:val="23"/>
          <w:u w:val="single"/>
          <w:cs/>
        </w:rPr>
        <w:t>आदेश</w:t>
      </w:r>
    </w:p>
    <w:p w:rsidR="00A641B9" w:rsidRPr="00B130C6" w:rsidRDefault="00A641B9" w:rsidP="00A641B9">
      <w:pPr>
        <w:spacing w:after="0" w:line="240" w:lineRule="auto"/>
        <w:jc w:val="center"/>
        <w:rPr>
          <w:rFonts w:ascii="Utsaah" w:hAnsi="Utsaah" w:cs="Kalimati"/>
          <w:b/>
          <w:bCs/>
          <w:sz w:val="24"/>
          <w:szCs w:val="24"/>
        </w:rPr>
      </w:pPr>
      <w:r>
        <w:rPr>
          <w:rFonts w:ascii="Utsaah" w:hAnsi="Utsaah" w:cs="Kalimati"/>
          <w:b/>
          <w:bCs/>
          <w:sz w:val="24"/>
          <w:szCs w:val="24"/>
          <w:cs/>
        </w:rPr>
        <w:t xml:space="preserve">मुद्दा </w:t>
      </w:r>
      <w:r w:rsidRPr="00D6062A">
        <w:rPr>
          <w:rFonts w:ascii="Utsaah" w:hAnsi="Utsaah" w:cs="Kalimati"/>
          <w:b/>
          <w:bCs/>
          <w:sz w:val="26"/>
          <w:szCs w:val="26"/>
          <w:cs/>
        </w:rPr>
        <w:t>न</w:t>
      </w:r>
      <w:r>
        <w:rPr>
          <w:rFonts w:ascii="Utsaah" w:hAnsi="Utsaah" w:cs="Kalimati" w:hint="cs"/>
          <w:b/>
          <w:bCs/>
          <w:sz w:val="26"/>
          <w:szCs w:val="26"/>
          <w:cs/>
        </w:rPr>
        <w:t>ं.</w:t>
      </w:r>
      <w:r w:rsidRPr="00B130C6">
        <w:rPr>
          <w:rFonts w:cs="Kokila"/>
          <w:cs/>
        </w:rPr>
        <w:t xml:space="preserve"> </w:t>
      </w:r>
      <w:r w:rsidR="00FC4530" w:rsidRPr="00FC4530">
        <w:rPr>
          <w:rFonts w:ascii="Utsaah" w:hAnsi="Utsaah" w:cs="Kalimati"/>
          <w:b/>
          <w:bCs/>
          <w:sz w:val="26"/>
          <w:szCs w:val="26"/>
          <w:cs/>
        </w:rPr>
        <w:t>०८०-</w:t>
      </w:r>
      <w:r w:rsidR="00FC4530" w:rsidRPr="00FC4530">
        <w:rPr>
          <w:rFonts w:ascii="Utsaah" w:hAnsi="Utsaah" w:cs="Kalimati"/>
          <w:b/>
          <w:bCs/>
          <w:sz w:val="26"/>
          <w:szCs w:val="26"/>
        </w:rPr>
        <w:t>CP-</w:t>
      </w:r>
      <w:r w:rsidR="00FC4530" w:rsidRPr="00FC4530">
        <w:rPr>
          <w:rFonts w:ascii="Utsaah" w:hAnsi="Utsaah" w:cs="Kalimati"/>
          <w:b/>
          <w:bCs/>
          <w:sz w:val="26"/>
          <w:szCs w:val="26"/>
          <w:cs/>
        </w:rPr>
        <w:t>१०२१६</w:t>
      </w:r>
    </w:p>
    <w:p w:rsidR="00A641B9" w:rsidRPr="00695601" w:rsidRDefault="005D59AA" w:rsidP="00A641B9">
      <w:pPr>
        <w:spacing w:after="0" w:line="240" w:lineRule="auto"/>
        <w:jc w:val="both"/>
        <w:rPr>
          <w:rFonts w:ascii="Utsaah" w:hAnsi="Utsaah" w:cs="Kalimati"/>
          <w:sz w:val="23"/>
          <w:szCs w:val="23"/>
        </w:rPr>
      </w:pPr>
      <w:r>
        <w:rPr>
          <w:rFonts w:ascii="Utsaah" w:hAnsi="Utsaah" w:cs="Kalimati"/>
          <w:sz w:val="23"/>
          <w:szCs w:val="23"/>
          <w:cs/>
        </w:rPr>
        <w:t>सं.स. सर्मिला कार्की वली</w:t>
      </w:r>
      <w:r>
        <w:rPr>
          <w:rFonts w:ascii="Utsaah" w:hAnsi="Utsaah" w:cs="Kalimati" w:hint="cs"/>
          <w:sz w:val="23"/>
          <w:szCs w:val="23"/>
          <w:cs/>
        </w:rPr>
        <w:t>.</w:t>
      </w:r>
      <w:r w:rsidR="00A641B9">
        <w:rPr>
          <w:rFonts w:ascii="Utsaah" w:hAnsi="Utsaah" w:cs="Kalimati" w:hint="cs"/>
          <w:sz w:val="23"/>
          <w:szCs w:val="23"/>
          <w:cs/>
        </w:rPr>
        <w:t>............</w:t>
      </w:r>
      <w:r w:rsidR="00A641B9" w:rsidRPr="00695601">
        <w:rPr>
          <w:rFonts w:ascii="Utsaah" w:hAnsi="Utsaah" w:cs="Kalimati"/>
          <w:sz w:val="23"/>
          <w:szCs w:val="23"/>
          <w:cs/>
        </w:rPr>
        <w:t>............</w:t>
      </w:r>
      <w:r w:rsidR="00A641B9" w:rsidRPr="00695601">
        <w:rPr>
          <w:rFonts w:ascii="Utsaah" w:hAnsi="Utsaah" w:cs="Kalimati" w:hint="cs"/>
          <w:sz w:val="23"/>
          <w:szCs w:val="23"/>
          <w:cs/>
        </w:rPr>
        <w:t>......</w:t>
      </w:r>
      <w:r w:rsidR="00A641B9" w:rsidRPr="00695601">
        <w:rPr>
          <w:rFonts w:ascii="Utsaah" w:hAnsi="Utsaah" w:cs="Kalimati"/>
          <w:sz w:val="23"/>
          <w:szCs w:val="23"/>
          <w:cs/>
        </w:rPr>
        <w:t>..........................</w:t>
      </w:r>
      <w:r w:rsidR="00A641B9">
        <w:rPr>
          <w:rFonts w:ascii="Utsaah" w:hAnsi="Utsaah" w:cs="Kalimati" w:hint="cs"/>
          <w:sz w:val="23"/>
          <w:szCs w:val="23"/>
          <w:cs/>
        </w:rPr>
        <w:t>.</w:t>
      </w:r>
      <w:r w:rsidR="00A641B9" w:rsidRPr="00695601">
        <w:rPr>
          <w:rFonts w:ascii="Utsaah" w:hAnsi="Utsaah" w:cs="Kalimati"/>
          <w:sz w:val="23"/>
          <w:szCs w:val="23"/>
          <w:cs/>
        </w:rPr>
        <w:t>.......................................</w:t>
      </w:r>
      <w:r w:rsidR="00A641B9">
        <w:rPr>
          <w:rFonts w:ascii="Utsaah" w:hAnsi="Utsaah" w:cs="Kalimati" w:hint="cs"/>
          <w:sz w:val="23"/>
          <w:szCs w:val="23"/>
          <w:cs/>
        </w:rPr>
        <w:t>वा</w:t>
      </w:r>
      <w:r w:rsidR="00A641B9" w:rsidRPr="00695601">
        <w:rPr>
          <w:rFonts w:ascii="Utsaah" w:hAnsi="Utsaah" w:cs="Kalimati"/>
          <w:sz w:val="23"/>
          <w:szCs w:val="23"/>
          <w:cs/>
        </w:rPr>
        <w:t>दी</w:t>
      </w:r>
    </w:p>
    <w:p w:rsidR="00A641B9" w:rsidRPr="00695601" w:rsidRDefault="00A641B9" w:rsidP="00A641B9">
      <w:pPr>
        <w:spacing w:after="0" w:line="240" w:lineRule="auto"/>
        <w:jc w:val="center"/>
        <w:rPr>
          <w:rFonts w:ascii="Utsaah" w:hAnsi="Utsaah" w:cs="Kalimati"/>
          <w:b/>
          <w:bCs/>
          <w:sz w:val="23"/>
          <w:szCs w:val="23"/>
          <w:u w:val="single"/>
        </w:rPr>
      </w:pPr>
      <w:r>
        <w:rPr>
          <w:rFonts w:ascii="Utsaah" w:hAnsi="Utsaah" w:cs="Kalimati" w:hint="cs"/>
          <w:b/>
          <w:bCs/>
          <w:sz w:val="23"/>
          <w:szCs w:val="23"/>
          <w:u w:val="single"/>
          <w:cs/>
        </w:rPr>
        <w:t>वि</w:t>
      </w:r>
      <w:r w:rsidRPr="00695601">
        <w:rPr>
          <w:rFonts w:ascii="Utsaah" w:hAnsi="Utsaah" w:cs="Kalimati"/>
          <w:b/>
          <w:bCs/>
          <w:sz w:val="23"/>
          <w:szCs w:val="23"/>
          <w:u w:val="single"/>
          <w:cs/>
        </w:rPr>
        <w:t>रुद्ध</w:t>
      </w:r>
    </w:p>
    <w:p w:rsidR="00A641B9" w:rsidRPr="00695601" w:rsidRDefault="005D59AA" w:rsidP="00A641B9">
      <w:pPr>
        <w:spacing w:after="0" w:line="240" w:lineRule="auto"/>
        <w:jc w:val="both"/>
        <w:rPr>
          <w:rFonts w:ascii="Utsaah" w:hAnsi="Utsaah" w:cs="Kalimati"/>
          <w:sz w:val="23"/>
          <w:szCs w:val="23"/>
        </w:rPr>
      </w:pPr>
      <w:r w:rsidRPr="005D59AA">
        <w:rPr>
          <w:rFonts w:ascii="Utsaah" w:hAnsi="Utsaah" w:cs="Kalimati"/>
          <w:sz w:val="23"/>
          <w:szCs w:val="23"/>
          <w:cs/>
        </w:rPr>
        <w:t>बम बहादुर वली</w:t>
      </w:r>
      <w:r>
        <w:rPr>
          <w:rFonts w:ascii="Utsaah" w:hAnsi="Utsaah" w:cs="Kalimati" w:hint="cs"/>
          <w:sz w:val="23"/>
          <w:szCs w:val="23"/>
          <w:cs/>
        </w:rPr>
        <w:t>..</w:t>
      </w:r>
      <w:r w:rsidR="00A641B9">
        <w:rPr>
          <w:rFonts w:ascii="Utsaah" w:hAnsi="Utsaah" w:cs="Kalimati" w:hint="cs"/>
          <w:sz w:val="23"/>
          <w:szCs w:val="23"/>
          <w:cs/>
        </w:rPr>
        <w:t>.................</w:t>
      </w:r>
      <w:r w:rsidR="00A641B9" w:rsidRPr="00695601">
        <w:rPr>
          <w:rFonts w:ascii="Utsaah" w:hAnsi="Utsaah" w:cs="Kalimati"/>
          <w:sz w:val="23"/>
          <w:szCs w:val="23"/>
          <w:cs/>
        </w:rPr>
        <w:t>..</w:t>
      </w:r>
      <w:r w:rsidR="00A641B9" w:rsidRPr="00695601">
        <w:rPr>
          <w:rFonts w:ascii="Utsaah" w:hAnsi="Utsaah" w:cs="Kalimati"/>
          <w:sz w:val="23"/>
          <w:szCs w:val="23"/>
        </w:rPr>
        <w:t>.</w:t>
      </w:r>
      <w:r w:rsidR="00A641B9" w:rsidRPr="00695601">
        <w:rPr>
          <w:rFonts w:ascii="Utsaah" w:hAnsi="Utsaah" w:cs="Kalimati" w:hint="cs"/>
          <w:sz w:val="23"/>
          <w:szCs w:val="23"/>
          <w:cs/>
        </w:rPr>
        <w:t>..................................................................................प्रति</w:t>
      </w:r>
      <w:r w:rsidR="00A641B9">
        <w:rPr>
          <w:rFonts w:ascii="Utsaah" w:hAnsi="Utsaah" w:cs="Kalimati" w:hint="cs"/>
          <w:sz w:val="23"/>
          <w:szCs w:val="23"/>
          <w:cs/>
        </w:rPr>
        <w:t>वा</w:t>
      </w:r>
      <w:r w:rsidR="00A641B9" w:rsidRPr="00695601">
        <w:rPr>
          <w:rFonts w:ascii="Utsaah" w:hAnsi="Utsaah" w:cs="Kalimati" w:hint="cs"/>
          <w:sz w:val="23"/>
          <w:szCs w:val="23"/>
          <w:cs/>
        </w:rPr>
        <w:t>दी</w:t>
      </w:r>
    </w:p>
    <w:p w:rsidR="00A641B9" w:rsidRDefault="00A641B9" w:rsidP="00A641B9">
      <w:pPr>
        <w:spacing w:after="0" w:line="240" w:lineRule="auto"/>
        <w:jc w:val="center"/>
        <w:rPr>
          <w:rFonts w:ascii="Utsaah" w:hAnsi="Utsaah" w:cs="Kalimati"/>
          <w:sz w:val="23"/>
          <w:szCs w:val="23"/>
        </w:rPr>
      </w:pPr>
      <w:r w:rsidRPr="00C44751">
        <w:rPr>
          <w:rFonts w:ascii="Utsaah" w:hAnsi="Utsaah" w:cs="Kalimati"/>
          <w:sz w:val="23"/>
          <w:szCs w:val="23"/>
          <w:u w:val="single"/>
          <w:cs/>
        </w:rPr>
        <w:t>मुद्दाः-</w:t>
      </w:r>
      <w:r>
        <w:rPr>
          <w:rFonts w:ascii="Utsaah" w:hAnsi="Utsaah" w:cs="Kalimati" w:hint="cs"/>
          <w:sz w:val="23"/>
          <w:szCs w:val="23"/>
          <w:u w:val="single"/>
          <w:cs/>
        </w:rPr>
        <w:t xml:space="preserve"> </w:t>
      </w:r>
      <w:r w:rsidR="00FC4530" w:rsidRPr="00FC4530">
        <w:rPr>
          <w:rFonts w:ascii="Utsaah" w:hAnsi="Utsaah" w:cs="Kalimati"/>
          <w:sz w:val="23"/>
          <w:szCs w:val="23"/>
          <w:u w:val="single"/>
          <w:cs/>
        </w:rPr>
        <w:t>अंश चलन</w:t>
      </w:r>
      <w:r w:rsidRPr="00695601">
        <w:rPr>
          <w:rFonts w:ascii="Utsaah" w:hAnsi="Utsaah" w:cs="Kalimati" w:hint="cs"/>
          <w:sz w:val="23"/>
          <w:szCs w:val="23"/>
          <w:cs/>
        </w:rPr>
        <w:t>।</w:t>
      </w:r>
    </w:p>
    <w:p w:rsidR="00A641B9" w:rsidRPr="00D41E34" w:rsidRDefault="00A641B9" w:rsidP="00A641B9">
      <w:pPr>
        <w:pStyle w:val="ListParagraph"/>
        <w:tabs>
          <w:tab w:val="left" w:pos="-90"/>
        </w:tabs>
        <w:spacing w:after="0" w:line="240" w:lineRule="auto"/>
        <w:ind w:left="0" w:right="-7" w:hanging="90"/>
        <w:jc w:val="both"/>
        <w:outlineLvl w:val="0"/>
        <w:rPr>
          <w:rFonts w:ascii="Kantipur" w:hAnsi="Kantipur" w:cs="Kalimati"/>
          <w:sz w:val="24"/>
          <w:szCs w:val="24"/>
        </w:rPr>
      </w:pPr>
      <w:r>
        <w:rPr>
          <w:rFonts w:ascii="Kantipur" w:hAnsi="Kantipur" w:cs="Kalimati" w:hint="cs"/>
          <w:sz w:val="24"/>
          <w:szCs w:val="24"/>
          <w:cs/>
        </w:rPr>
        <w:t xml:space="preserve">    </w:t>
      </w:r>
      <w:r>
        <w:rPr>
          <w:rFonts w:ascii="Kantipur" w:hAnsi="Kantipur" w:cs="Kalimati"/>
          <w:sz w:val="24"/>
          <w:szCs w:val="24"/>
        </w:rPr>
        <w:t xml:space="preserve"> </w:t>
      </w:r>
      <w:r>
        <w:rPr>
          <w:rFonts w:ascii="Kantipur" w:hAnsi="Kantipur" w:cs="Kalimati"/>
          <w:sz w:val="24"/>
          <w:szCs w:val="24"/>
          <w:cs/>
        </w:rPr>
        <w:t>यसमा</w:t>
      </w:r>
      <w:r>
        <w:rPr>
          <w:rFonts w:ascii="Kantipur" w:hAnsi="Kantipur" w:cs="Kalimati" w:hint="cs"/>
          <w:sz w:val="24"/>
          <w:szCs w:val="24"/>
          <w:cs/>
        </w:rPr>
        <w:t xml:space="preserve"> </w:t>
      </w:r>
      <w:r w:rsidRPr="00FB7C53">
        <w:rPr>
          <w:rFonts w:ascii="Kantipur" w:hAnsi="Kantipur" w:cs="Kalimati"/>
          <w:sz w:val="24"/>
          <w:szCs w:val="24"/>
          <w:cs/>
        </w:rPr>
        <w:t>वादी</w:t>
      </w:r>
      <w:r>
        <w:rPr>
          <w:rFonts w:ascii="Kantipur" w:hAnsi="Kantipur" w:cs="Kalimati" w:hint="cs"/>
          <w:sz w:val="24"/>
          <w:szCs w:val="24"/>
          <w:cs/>
        </w:rPr>
        <w:t xml:space="preserve"> </w:t>
      </w:r>
      <w:r w:rsidR="00E322DF" w:rsidRPr="005D59AA">
        <w:rPr>
          <w:rFonts w:ascii="Utsaah" w:hAnsi="Utsaah" w:cs="Kalimati"/>
          <w:sz w:val="23"/>
          <w:szCs w:val="23"/>
          <w:cs/>
        </w:rPr>
        <w:t>बम बहादुर वली</w:t>
      </w:r>
      <w:r w:rsidR="00E322DF">
        <w:rPr>
          <w:rFonts w:ascii="Utsaah" w:hAnsi="Utsaah" w:cs="Kalimati" w:hint="cs"/>
          <w:sz w:val="23"/>
          <w:szCs w:val="23"/>
          <w:cs/>
        </w:rPr>
        <w:t xml:space="preserve">ले यसै लगाउको अंश चलन मुद्दा (मु.नं. </w:t>
      </w:r>
      <w:r w:rsidR="00875D7F">
        <w:rPr>
          <w:rFonts w:ascii="Utsaah" w:hAnsi="Utsaah" w:cs="Kalimati" w:hint="cs"/>
          <w:sz w:val="23"/>
          <w:szCs w:val="23"/>
          <w:cs/>
        </w:rPr>
        <w:t>080-</w:t>
      </w:r>
      <w:r w:rsidR="00875D7F">
        <w:rPr>
          <w:rFonts w:ascii="Utsaah" w:hAnsi="Utsaah" w:cs="Kalimati"/>
          <w:sz w:val="23"/>
          <w:szCs w:val="23"/>
        </w:rPr>
        <w:t>CP</w:t>
      </w:r>
      <w:r w:rsidR="00875D7F">
        <w:rPr>
          <w:rFonts w:ascii="Utsaah" w:hAnsi="Utsaah" w:cs="Kalimati" w:hint="cs"/>
          <w:sz w:val="23"/>
          <w:szCs w:val="23"/>
          <w:cs/>
        </w:rPr>
        <w:t>-10190) को</w:t>
      </w:r>
      <w:r>
        <w:rPr>
          <w:rFonts w:ascii="Utsaah" w:hAnsi="Utsaah" w:cs="Kalimati" w:hint="cs"/>
          <w:sz w:val="23"/>
          <w:szCs w:val="23"/>
          <w:cs/>
        </w:rPr>
        <w:t xml:space="preserve"> फिरादपत्रमा</w:t>
      </w:r>
      <w:r w:rsidR="00875D7F">
        <w:rPr>
          <w:rFonts w:ascii="Utsaah" w:hAnsi="Utsaah" w:cs="Kalimati" w:hint="cs"/>
          <w:sz w:val="23"/>
          <w:szCs w:val="23"/>
          <w:cs/>
        </w:rPr>
        <w:t xml:space="preserve"> मुल अंशियार</w:t>
      </w:r>
      <w:r w:rsidR="002333D1">
        <w:rPr>
          <w:rFonts w:ascii="Utsaah" w:hAnsi="Utsaah" w:cs="Kalimati" w:hint="cs"/>
          <w:sz w:val="23"/>
          <w:szCs w:val="23"/>
          <w:cs/>
        </w:rPr>
        <w:t>हरु</w:t>
      </w:r>
      <w:r w:rsidR="00875D7F">
        <w:rPr>
          <w:rFonts w:ascii="Utsaah" w:hAnsi="Utsaah" w:cs="Kalimati" w:hint="cs"/>
          <w:sz w:val="23"/>
          <w:szCs w:val="23"/>
          <w:cs/>
        </w:rPr>
        <w:t xml:space="preserve"> बुवा हिरा बहादुर वली, आमा मालती कुमारी वली</w:t>
      </w:r>
      <w:r w:rsidR="002333D1">
        <w:rPr>
          <w:rFonts w:ascii="Utsaah" w:hAnsi="Utsaah" w:cs="Kalimati" w:hint="cs"/>
          <w:sz w:val="23"/>
          <w:szCs w:val="23"/>
          <w:cs/>
        </w:rPr>
        <w:t>, म बम बहादुर वली र भाइ दिपेन्द्र बहादुर वली समेत ४ जना रहेको भनी</w:t>
      </w:r>
      <w:r>
        <w:rPr>
          <w:rFonts w:ascii="Utsaah" w:hAnsi="Utsaah" w:cs="Kalimati" w:hint="cs"/>
          <w:sz w:val="23"/>
          <w:szCs w:val="23"/>
          <w:cs/>
        </w:rPr>
        <w:t xml:space="preserve"> उल्लेख </w:t>
      </w:r>
      <w:r w:rsidR="00FC6B80">
        <w:rPr>
          <w:rFonts w:ascii="Utsaah" w:hAnsi="Utsaah" w:cs="Kalimati" w:hint="cs"/>
          <w:sz w:val="23"/>
          <w:szCs w:val="23"/>
          <w:cs/>
        </w:rPr>
        <w:t>गरेको</w:t>
      </w:r>
      <w:r>
        <w:rPr>
          <w:rFonts w:ascii="Utsaah" w:hAnsi="Utsaah" w:cs="Kalimati" w:hint="cs"/>
          <w:sz w:val="23"/>
          <w:szCs w:val="23"/>
          <w:cs/>
        </w:rPr>
        <w:t xml:space="preserve"> देखिंदा</w:t>
      </w:r>
      <w:r>
        <w:rPr>
          <w:rFonts w:ascii="Kantipur" w:hAnsi="Kantipur" w:cs="Kalimati" w:hint="cs"/>
          <w:sz w:val="24"/>
          <w:szCs w:val="24"/>
          <w:cs/>
        </w:rPr>
        <w:t xml:space="preserve"> निज</w:t>
      </w:r>
      <w:r w:rsidR="00FE263A">
        <w:rPr>
          <w:rFonts w:ascii="Kantipur" w:hAnsi="Kantipur" w:cs="Kalimati" w:hint="cs"/>
          <w:sz w:val="24"/>
          <w:szCs w:val="24"/>
          <w:cs/>
        </w:rPr>
        <w:t xml:space="preserve"> भनिएको अंशियारहरु </w:t>
      </w:r>
      <w:r w:rsidR="00FE263A">
        <w:rPr>
          <w:rFonts w:ascii="Utsaah" w:hAnsi="Utsaah" w:cs="Kalimati" w:hint="cs"/>
          <w:sz w:val="23"/>
          <w:szCs w:val="23"/>
          <w:cs/>
        </w:rPr>
        <w:t>हिरा बहादुर वली, मालती कुमारी वली र दिपेन्द्र बहादुर वली</w:t>
      </w:r>
      <w:r>
        <w:rPr>
          <w:rFonts w:ascii="Kantipur" w:hAnsi="Kantipur" w:cs="Kalimati" w:hint="cs"/>
          <w:sz w:val="24"/>
          <w:szCs w:val="24"/>
          <w:cs/>
        </w:rPr>
        <w:t xml:space="preserve">को खुली आएको </w:t>
      </w:r>
      <w:r>
        <w:rPr>
          <w:rFonts w:ascii="Utsaah" w:hAnsi="Utsaah" w:cs="Kalimati" w:hint="cs"/>
          <w:sz w:val="24"/>
          <w:szCs w:val="24"/>
          <w:cs/>
        </w:rPr>
        <w:t xml:space="preserve">वतनमा </w:t>
      </w:r>
      <w:r w:rsidRPr="000E47B2">
        <w:rPr>
          <w:rFonts w:ascii="Utsaah" w:hAnsi="Utsaah" w:cs="Kalimati" w:hint="cs"/>
          <w:sz w:val="24"/>
          <w:szCs w:val="24"/>
          <w:cs/>
        </w:rPr>
        <w:t>मुलु</w:t>
      </w:r>
      <w:bookmarkStart w:id="0" w:name="_GoBack"/>
      <w:bookmarkEnd w:id="0"/>
      <w:r w:rsidRPr="000E47B2">
        <w:rPr>
          <w:rFonts w:ascii="Utsaah" w:hAnsi="Utsaah" w:cs="Kalimati" w:hint="cs"/>
          <w:sz w:val="24"/>
          <w:szCs w:val="24"/>
          <w:cs/>
        </w:rPr>
        <w:t>की देवानी कार्यविधि संहिता</w:t>
      </w:r>
      <w:r w:rsidRPr="000E47B2">
        <w:rPr>
          <w:rFonts w:ascii="Utsaah" w:hAnsi="Utsaah" w:cs="Kalimati"/>
          <w:sz w:val="24"/>
          <w:szCs w:val="24"/>
        </w:rPr>
        <w:t>,</w:t>
      </w:r>
      <w:r>
        <w:rPr>
          <w:rFonts w:ascii="Utsaah" w:hAnsi="Utsaah" w:cs="Kalimati" w:hint="cs"/>
          <w:sz w:val="24"/>
          <w:szCs w:val="24"/>
          <w:cs/>
        </w:rPr>
        <w:t xml:space="preserve"> </w:t>
      </w:r>
      <w:r w:rsidRPr="000E47B2">
        <w:rPr>
          <w:rFonts w:ascii="Utsaah" w:hAnsi="Utsaah" w:cs="Kalimati" w:hint="cs"/>
          <w:sz w:val="24"/>
          <w:szCs w:val="24"/>
          <w:cs/>
        </w:rPr>
        <w:t xml:space="preserve">२०७४ को दफा १२३ बमोजिम सात दिने म्याद जारी गरी </w:t>
      </w:r>
      <w:r>
        <w:rPr>
          <w:rFonts w:ascii="Utsaah" w:hAnsi="Utsaah" w:cs="Kalimati" w:hint="cs"/>
          <w:sz w:val="24"/>
          <w:szCs w:val="24"/>
          <w:cs/>
        </w:rPr>
        <w:t xml:space="preserve">रीतपूर्वक तामेल गरी निज </w:t>
      </w:r>
      <w:r w:rsidRPr="000E47B2">
        <w:rPr>
          <w:rFonts w:ascii="Utsaah" w:hAnsi="Utsaah" w:cs="Kalimati" w:hint="cs"/>
          <w:sz w:val="24"/>
          <w:szCs w:val="24"/>
          <w:cs/>
        </w:rPr>
        <w:t xml:space="preserve">उपस्थित भए </w:t>
      </w:r>
      <w:r>
        <w:rPr>
          <w:rFonts w:ascii="Utsaah" w:hAnsi="Utsaah" w:cs="Kalimati" w:hint="cs"/>
          <w:sz w:val="24"/>
          <w:szCs w:val="24"/>
          <w:cs/>
        </w:rPr>
        <w:t xml:space="preserve">इजलास समक्ष बयानका लागि नियमानुसार पेश गर्नू </w:t>
      </w:r>
      <w:r w:rsidRPr="000E47B2">
        <w:rPr>
          <w:rFonts w:ascii="Utsaah" w:hAnsi="Utsaah" w:cs="Kalimati" w:hint="cs"/>
          <w:sz w:val="24"/>
          <w:szCs w:val="24"/>
          <w:cs/>
        </w:rPr>
        <w:t>।</w:t>
      </w:r>
      <w:r w:rsidRPr="00D41E34">
        <w:rPr>
          <w:rFonts w:ascii="Kantipur" w:hAnsi="Kantipur" w:cs="Kalimati" w:hint="cs"/>
          <w:sz w:val="24"/>
          <w:szCs w:val="24"/>
          <w:cs/>
        </w:rPr>
        <w:t xml:space="preserve">  </w:t>
      </w:r>
    </w:p>
    <w:p w:rsidR="00A641B9" w:rsidRDefault="00A641B9" w:rsidP="00A641B9">
      <w:pPr>
        <w:spacing w:after="0"/>
        <w:jc w:val="both"/>
        <w:rPr>
          <w:rFonts w:ascii="Utsaah" w:hAnsi="Utsaah" w:cs="Kalimati"/>
          <w:sz w:val="24"/>
          <w:szCs w:val="24"/>
        </w:rPr>
      </w:pPr>
    </w:p>
    <w:p w:rsidR="00A641B9" w:rsidRDefault="00A641B9" w:rsidP="00A641B9">
      <w:pPr>
        <w:spacing w:after="0"/>
        <w:jc w:val="both"/>
        <w:rPr>
          <w:rFonts w:ascii="Kantipur" w:hAnsi="Kantipur" w:cs="Kalimati"/>
          <w:sz w:val="24"/>
          <w:szCs w:val="24"/>
        </w:rPr>
      </w:pPr>
    </w:p>
    <w:p w:rsidR="00A641B9" w:rsidRPr="009212D1" w:rsidRDefault="00A641B9" w:rsidP="00A641B9">
      <w:pPr>
        <w:tabs>
          <w:tab w:val="left" w:pos="589"/>
          <w:tab w:val="right" w:pos="9648"/>
        </w:tabs>
        <w:spacing w:after="0" w:line="240" w:lineRule="auto"/>
        <w:jc w:val="right"/>
        <w:rPr>
          <w:rFonts w:ascii="Kantipur" w:hAnsi="Kantipur" w:cs="Kalimati"/>
          <w:sz w:val="24"/>
          <w:szCs w:val="24"/>
        </w:rPr>
      </w:pPr>
      <w:r w:rsidRPr="000E47B2">
        <w:rPr>
          <w:rFonts w:ascii="Kantipur" w:hAnsi="Kantipur" w:cs="Kalimati" w:hint="cs"/>
          <w:sz w:val="24"/>
          <w:szCs w:val="24"/>
          <w:cs/>
        </w:rPr>
        <w:t xml:space="preserve">जिल्ला </w:t>
      </w:r>
      <w:r w:rsidRPr="000E47B2">
        <w:rPr>
          <w:rFonts w:ascii="Kantipur" w:hAnsi="Kantipur" w:cs="Kalimati"/>
          <w:sz w:val="24"/>
          <w:szCs w:val="24"/>
          <w:cs/>
        </w:rPr>
        <w:t>न्यायाधीश</w:t>
      </w:r>
    </w:p>
    <w:p w:rsidR="00A641B9" w:rsidRDefault="00A641B9" w:rsidP="00A641B9">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२०८2</w:t>
      </w:r>
      <w:r w:rsidRPr="000E47B2">
        <w:rPr>
          <w:rFonts w:ascii="Kantipur" w:hAnsi="Kantipur" w:cs="Kalimati" w:hint="cs"/>
          <w:sz w:val="24"/>
          <w:szCs w:val="24"/>
          <w:cs/>
        </w:rPr>
        <w:t xml:space="preserve"> साल </w:t>
      </w:r>
      <w:r>
        <w:rPr>
          <w:rFonts w:ascii="Kantipur" w:hAnsi="Kantipur" w:cs="Kalimati" w:hint="cs"/>
          <w:sz w:val="24"/>
          <w:szCs w:val="24"/>
          <w:cs/>
        </w:rPr>
        <w:t>असार</w:t>
      </w:r>
      <w:r>
        <w:rPr>
          <w:rFonts w:ascii="Kantipur" w:hAnsi="Kantipur" w:cs="Kalimati" w:hint="cs"/>
          <w:sz w:val="24"/>
          <w:szCs w:val="24"/>
          <w:cs/>
        </w:rPr>
        <w:t xml:space="preserve"> महिना 2</w:t>
      </w:r>
      <w:r>
        <w:rPr>
          <w:rFonts w:ascii="Kantipur" w:hAnsi="Kantipur" w:cs="Kalimati" w:hint="cs"/>
          <w:sz w:val="24"/>
          <w:szCs w:val="24"/>
          <w:cs/>
        </w:rPr>
        <w:t>9</w:t>
      </w:r>
      <w:r>
        <w:rPr>
          <w:rFonts w:ascii="Kantipur" w:hAnsi="Kantipur" w:cs="Kalimati" w:hint="cs"/>
          <w:sz w:val="24"/>
          <w:szCs w:val="24"/>
          <w:cs/>
        </w:rPr>
        <w:t xml:space="preserve"> </w:t>
      </w:r>
      <w:r w:rsidRPr="000E47B2">
        <w:rPr>
          <w:rFonts w:ascii="Kantipur" w:hAnsi="Kantipur" w:cs="Kalimati" w:hint="cs"/>
          <w:sz w:val="24"/>
          <w:szCs w:val="24"/>
          <w:cs/>
        </w:rPr>
        <w:t xml:space="preserve">गते रोज </w:t>
      </w:r>
      <w:r>
        <w:rPr>
          <w:rFonts w:ascii="Kantipur" w:hAnsi="Kantipur" w:cs="Kalimati" w:hint="cs"/>
          <w:sz w:val="24"/>
          <w:szCs w:val="24"/>
          <w:cs/>
        </w:rPr>
        <w:t>1</w:t>
      </w:r>
      <w:r>
        <w:rPr>
          <w:rFonts w:ascii="Kantipur" w:hAnsi="Kantipur" w:cs="Kalimati" w:hint="cs"/>
          <w:sz w:val="24"/>
          <w:szCs w:val="24"/>
          <w:cs/>
        </w:rPr>
        <w:t xml:space="preserve"> </w:t>
      </w:r>
      <w:r w:rsidRPr="000E47B2">
        <w:rPr>
          <w:rFonts w:ascii="Kantipur" w:hAnsi="Kantipur" w:cs="Kalimati" w:hint="cs"/>
          <w:sz w:val="24"/>
          <w:szCs w:val="24"/>
          <w:cs/>
        </w:rPr>
        <w:t>शुभम्.</w:t>
      </w:r>
      <w:r>
        <w:rPr>
          <w:rFonts w:ascii="Kantipur" w:hAnsi="Kantipur" w:cs="Kalimati" w:hint="cs"/>
          <w:sz w:val="24"/>
          <w:szCs w:val="24"/>
          <w:cs/>
        </w:rPr>
        <w:t>.</w:t>
      </w:r>
      <w:r>
        <w:rPr>
          <w:rFonts w:ascii="Kantipur" w:hAnsi="Kantipur" w:cs="Kalimati" w:hint="cs"/>
          <w:sz w:val="24"/>
          <w:szCs w:val="24"/>
          <w:cs/>
        </w:rPr>
        <w:t>.</w:t>
      </w:r>
      <w:r w:rsidRPr="000E47B2">
        <w:rPr>
          <w:rFonts w:ascii="Kantipur" w:hAnsi="Kantipur" w:cs="Kalimati" w:hint="cs"/>
          <w:sz w:val="24"/>
          <w:szCs w:val="24"/>
          <w:cs/>
        </w:rPr>
        <w:t>................................</w:t>
      </w:r>
      <w:r>
        <w:rPr>
          <w:rFonts w:ascii="Kantipur" w:hAnsi="Kantipur" w:cs="Kalimati" w:hint="cs"/>
          <w:sz w:val="24"/>
          <w:szCs w:val="24"/>
          <w:cs/>
        </w:rPr>
        <w:t>............।</w:t>
      </w: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A641B9" w:rsidRDefault="00A641B9" w:rsidP="00A641B9">
      <w:pPr>
        <w:spacing w:after="0" w:line="240" w:lineRule="auto"/>
        <w:jc w:val="center"/>
        <w:rPr>
          <w:rFonts w:ascii="Kantipur" w:hAnsi="Kantipur" w:cs="Kalimati"/>
          <w:sz w:val="24"/>
          <w:szCs w:val="24"/>
        </w:rPr>
      </w:pPr>
    </w:p>
    <w:p w:rsidR="008B43D4" w:rsidRPr="00695601" w:rsidRDefault="008B43D4" w:rsidP="00A641B9">
      <w:pPr>
        <w:spacing w:after="0" w:line="240" w:lineRule="auto"/>
        <w:jc w:val="center"/>
        <w:rPr>
          <w:rFonts w:ascii="Utsaah" w:hAnsi="Utsaah" w:cs="Kalimati"/>
          <w:b/>
          <w:bCs/>
          <w:sz w:val="23"/>
          <w:szCs w:val="23"/>
        </w:rPr>
      </w:pPr>
      <w:r w:rsidRPr="00695601">
        <w:rPr>
          <w:rFonts w:ascii="Utsaah" w:hAnsi="Utsaah" w:cs="Kalimati"/>
          <w:b/>
          <w:bCs/>
          <w:sz w:val="23"/>
          <w:szCs w:val="23"/>
          <w:cs/>
        </w:rPr>
        <w:t xml:space="preserve">श्री </w:t>
      </w:r>
    </w:p>
    <w:p w:rsidR="008B43D4" w:rsidRPr="004A1235" w:rsidRDefault="008B43D4" w:rsidP="008B43D4">
      <w:pPr>
        <w:spacing w:after="0" w:line="240" w:lineRule="auto"/>
        <w:jc w:val="center"/>
        <w:rPr>
          <w:rFonts w:ascii="Utsaah" w:hAnsi="Utsaah" w:cs="Kalimati"/>
          <w:b/>
          <w:bCs/>
          <w:sz w:val="28"/>
          <w:szCs w:val="28"/>
        </w:rPr>
      </w:pPr>
      <w:r w:rsidRPr="004A1235">
        <w:rPr>
          <w:rFonts w:ascii="Utsaah" w:hAnsi="Utsaah" w:cs="Kalimati" w:hint="cs"/>
          <w:b/>
          <w:bCs/>
          <w:sz w:val="28"/>
          <w:szCs w:val="28"/>
          <w:cs/>
        </w:rPr>
        <w:t xml:space="preserve">काठमाडौं </w:t>
      </w:r>
      <w:r w:rsidRPr="004A1235">
        <w:rPr>
          <w:rFonts w:ascii="Utsaah" w:hAnsi="Utsaah" w:cs="Kalimati"/>
          <w:b/>
          <w:bCs/>
          <w:sz w:val="28"/>
          <w:szCs w:val="28"/>
          <w:cs/>
        </w:rPr>
        <w:t>जिल्ला अदालत</w:t>
      </w:r>
    </w:p>
    <w:p w:rsidR="008B43D4" w:rsidRPr="004A1235" w:rsidRDefault="008B43D4" w:rsidP="008B43D4">
      <w:pPr>
        <w:spacing w:after="0" w:line="240" w:lineRule="auto"/>
        <w:jc w:val="center"/>
        <w:rPr>
          <w:rFonts w:ascii="Utsaah" w:hAnsi="Utsaah" w:cs="Kalimati"/>
          <w:b/>
          <w:bCs/>
          <w:sz w:val="28"/>
          <w:szCs w:val="28"/>
          <w:u w:val="single"/>
        </w:rPr>
      </w:pPr>
      <w:r w:rsidRPr="004A1235">
        <w:rPr>
          <w:rFonts w:ascii="Utsaah" w:hAnsi="Utsaah" w:cs="Kalimati"/>
          <w:b/>
          <w:bCs/>
          <w:sz w:val="28"/>
          <w:szCs w:val="28"/>
          <w:u w:val="single"/>
          <w:cs/>
        </w:rPr>
        <w:t>इजलास</w:t>
      </w:r>
    </w:p>
    <w:p w:rsidR="008B43D4" w:rsidRPr="00695601" w:rsidRDefault="008B43D4" w:rsidP="008B43D4">
      <w:pPr>
        <w:spacing w:after="0" w:line="240" w:lineRule="auto"/>
        <w:jc w:val="center"/>
        <w:rPr>
          <w:rFonts w:ascii="Utsaah" w:hAnsi="Utsaah" w:cs="Kalimati"/>
          <w:sz w:val="23"/>
          <w:szCs w:val="23"/>
        </w:rPr>
      </w:pPr>
      <w:r w:rsidRPr="00695601">
        <w:rPr>
          <w:rFonts w:ascii="Utsaah" w:hAnsi="Utsaah" w:cs="Kalimati"/>
          <w:sz w:val="23"/>
          <w:szCs w:val="23"/>
          <w:cs/>
        </w:rPr>
        <w:t xml:space="preserve">माननीय जिल्ला न्यायाधीश श्री </w:t>
      </w:r>
      <w:r>
        <w:rPr>
          <w:rFonts w:ascii="Utsaah" w:hAnsi="Utsaah" w:cs="Kalimati" w:hint="cs"/>
          <w:sz w:val="23"/>
          <w:szCs w:val="23"/>
          <w:cs/>
        </w:rPr>
        <w:t>तारादेवी महर्जन</w:t>
      </w:r>
    </w:p>
    <w:p w:rsidR="008B43D4" w:rsidRPr="00695601" w:rsidRDefault="008B43D4" w:rsidP="008B43D4">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आदेश</w:t>
      </w:r>
    </w:p>
    <w:p w:rsidR="008B43D4" w:rsidRPr="00B130C6" w:rsidRDefault="008B43D4" w:rsidP="008B43D4">
      <w:pPr>
        <w:spacing w:after="0" w:line="240" w:lineRule="auto"/>
        <w:jc w:val="center"/>
        <w:rPr>
          <w:rFonts w:ascii="Utsaah" w:hAnsi="Utsaah" w:cs="Kalimati"/>
          <w:b/>
          <w:bCs/>
          <w:sz w:val="24"/>
          <w:szCs w:val="24"/>
        </w:rPr>
      </w:pPr>
      <w:r>
        <w:rPr>
          <w:rFonts w:ascii="Utsaah" w:hAnsi="Utsaah" w:cs="Kalimati"/>
          <w:b/>
          <w:bCs/>
          <w:sz w:val="24"/>
          <w:szCs w:val="24"/>
          <w:cs/>
        </w:rPr>
        <w:t xml:space="preserve">मुद्दा </w:t>
      </w:r>
      <w:r w:rsidRPr="00D6062A">
        <w:rPr>
          <w:rFonts w:ascii="Utsaah" w:hAnsi="Utsaah" w:cs="Kalimati"/>
          <w:b/>
          <w:bCs/>
          <w:sz w:val="26"/>
          <w:szCs w:val="26"/>
          <w:cs/>
        </w:rPr>
        <w:t>न</w:t>
      </w:r>
      <w:r>
        <w:rPr>
          <w:rFonts w:ascii="Utsaah" w:hAnsi="Utsaah" w:cs="Kalimati" w:hint="cs"/>
          <w:b/>
          <w:bCs/>
          <w:sz w:val="26"/>
          <w:szCs w:val="26"/>
          <w:cs/>
        </w:rPr>
        <w:t>ं.</w:t>
      </w:r>
      <w:r w:rsidRPr="00B130C6">
        <w:rPr>
          <w:rFonts w:cs="Kokila"/>
          <w:cs/>
        </w:rPr>
        <w:t xml:space="preserve"> </w:t>
      </w:r>
      <w:r w:rsidR="000C6D50" w:rsidRPr="000C6D50">
        <w:rPr>
          <w:rFonts w:ascii="Utsaah" w:hAnsi="Utsaah" w:cs="Kalimati"/>
          <w:b/>
          <w:bCs/>
          <w:sz w:val="26"/>
          <w:szCs w:val="26"/>
          <w:cs/>
        </w:rPr>
        <w:t>०८०-</w:t>
      </w:r>
      <w:r w:rsidR="000C6D50" w:rsidRPr="000C6D50">
        <w:rPr>
          <w:rFonts w:ascii="Utsaah" w:hAnsi="Utsaah" w:cs="Kalimati"/>
          <w:b/>
          <w:bCs/>
          <w:sz w:val="26"/>
          <w:szCs w:val="26"/>
        </w:rPr>
        <w:t>CP-</w:t>
      </w:r>
      <w:r w:rsidR="000C6D50" w:rsidRPr="000C6D50">
        <w:rPr>
          <w:rFonts w:ascii="Utsaah" w:hAnsi="Utsaah" w:cs="Kalimati"/>
          <w:b/>
          <w:bCs/>
          <w:sz w:val="26"/>
          <w:szCs w:val="26"/>
          <w:cs/>
        </w:rPr>
        <w:t>७७४२</w:t>
      </w:r>
    </w:p>
    <w:p w:rsidR="008B43D4" w:rsidRPr="00695601" w:rsidRDefault="000C6D50" w:rsidP="008B43D4">
      <w:pPr>
        <w:spacing w:after="0" w:line="240" w:lineRule="auto"/>
        <w:jc w:val="both"/>
        <w:rPr>
          <w:rFonts w:ascii="Utsaah" w:hAnsi="Utsaah" w:cs="Kalimati"/>
          <w:sz w:val="23"/>
          <w:szCs w:val="23"/>
        </w:rPr>
      </w:pPr>
      <w:r>
        <w:rPr>
          <w:rFonts w:ascii="Utsaah" w:hAnsi="Utsaah" w:cs="Kalimati"/>
          <w:sz w:val="23"/>
          <w:szCs w:val="23"/>
          <w:cs/>
        </w:rPr>
        <w:t>सं.स. ममता कार्की</w:t>
      </w:r>
      <w:r>
        <w:rPr>
          <w:rFonts w:ascii="Utsaah" w:hAnsi="Utsaah" w:cs="Kalimati" w:hint="cs"/>
          <w:sz w:val="23"/>
          <w:szCs w:val="23"/>
          <w:cs/>
        </w:rPr>
        <w:t>.</w:t>
      </w:r>
      <w:r w:rsidR="008B43D4">
        <w:rPr>
          <w:rFonts w:ascii="Utsaah" w:hAnsi="Utsaah" w:cs="Kalimati" w:hint="cs"/>
          <w:sz w:val="23"/>
          <w:szCs w:val="23"/>
          <w:cs/>
        </w:rPr>
        <w:t>....................</w:t>
      </w:r>
      <w:r w:rsidR="008B43D4" w:rsidRPr="00695601">
        <w:rPr>
          <w:rFonts w:ascii="Utsaah" w:hAnsi="Utsaah" w:cs="Kalimati"/>
          <w:sz w:val="23"/>
          <w:szCs w:val="23"/>
          <w:cs/>
        </w:rPr>
        <w:t>............</w:t>
      </w:r>
      <w:r w:rsidR="008B43D4" w:rsidRPr="00695601">
        <w:rPr>
          <w:rFonts w:ascii="Utsaah" w:hAnsi="Utsaah" w:cs="Kalimati" w:hint="cs"/>
          <w:sz w:val="23"/>
          <w:szCs w:val="23"/>
          <w:cs/>
        </w:rPr>
        <w:t>......</w:t>
      </w:r>
      <w:r w:rsidR="008B43D4" w:rsidRPr="00695601">
        <w:rPr>
          <w:rFonts w:ascii="Utsaah" w:hAnsi="Utsaah" w:cs="Kalimati"/>
          <w:sz w:val="23"/>
          <w:szCs w:val="23"/>
          <w:cs/>
        </w:rPr>
        <w:t>..........................</w:t>
      </w:r>
      <w:r w:rsidR="008B43D4">
        <w:rPr>
          <w:rFonts w:ascii="Utsaah" w:hAnsi="Utsaah" w:cs="Kalimati" w:hint="cs"/>
          <w:sz w:val="23"/>
          <w:szCs w:val="23"/>
          <w:cs/>
        </w:rPr>
        <w:t>.</w:t>
      </w:r>
      <w:r w:rsidR="008B43D4" w:rsidRPr="00695601">
        <w:rPr>
          <w:rFonts w:ascii="Utsaah" w:hAnsi="Utsaah" w:cs="Kalimati"/>
          <w:sz w:val="23"/>
          <w:szCs w:val="23"/>
          <w:cs/>
        </w:rPr>
        <w:t>.......................................</w:t>
      </w:r>
      <w:r w:rsidR="008B43D4">
        <w:rPr>
          <w:rFonts w:ascii="Utsaah" w:hAnsi="Utsaah" w:cs="Kalimati" w:hint="cs"/>
          <w:sz w:val="23"/>
          <w:szCs w:val="23"/>
          <w:cs/>
        </w:rPr>
        <w:t>वा</w:t>
      </w:r>
      <w:r w:rsidR="008B43D4" w:rsidRPr="00695601">
        <w:rPr>
          <w:rFonts w:ascii="Utsaah" w:hAnsi="Utsaah" w:cs="Kalimati"/>
          <w:sz w:val="23"/>
          <w:szCs w:val="23"/>
          <w:cs/>
        </w:rPr>
        <w:t>दी</w:t>
      </w:r>
    </w:p>
    <w:p w:rsidR="008B43D4" w:rsidRPr="00695601" w:rsidRDefault="008B43D4" w:rsidP="008B43D4">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बिरुद्ध</w:t>
      </w:r>
    </w:p>
    <w:p w:rsidR="008B43D4" w:rsidRPr="00695601" w:rsidRDefault="000C6D50" w:rsidP="008B43D4">
      <w:pPr>
        <w:spacing w:after="0" w:line="240" w:lineRule="auto"/>
        <w:jc w:val="both"/>
        <w:rPr>
          <w:rFonts w:ascii="Utsaah" w:hAnsi="Utsaah" w:cs="Kalimati"/>
          <w:sz w:val="23"/>
          <w:szCs w:val="23"/>
        </w:rPr>
      </w:pPr>
      <w:r w:rsidRPr="000C6D50">
        <w:rPr>
          <w:rFonts w:ascii="Utsaah" w:hAnsi="Utsaah" w:cs="Kalimati"/>
          <w:sz w:val="23"/>
          <w:szCs w:val="23"/>
          <w:cs/>
        </w:rPr>
        <w:t>पदम जंग थापा</w:t>
      </w:r>
      <w:r>
        <w:rPr>
          <w:rFonts w:ascii="Utsaah" w:hAnsi="Utsaah" w:cs="Kalimati" w:hint="cs"/>
          <w:sz w:val="23"/>
          <w:szCs w:val="23"/>
          <w:cs/>
        </w:rPr>
        <w:t>...</w:t>
      </w:r>
      <w:r w:rsidR="008B43D4">
        <w:rPr>
          <w:rFonts w:ascii="Utsaah" w:hAnsi="Utsaah" w:cs="Kalimati" w:hint="cs"/>
          <w:sz w:val="23"/>
          <w:szCs w:val="23"/>
          <w:cs/>
        </w:rPr>
        <w:t>.................</w:t>
      </w:r>
      <w:r w:rsidR="008B43D4" w:rsidRPr="00695601">
        <w:rPr>
          <w:rFonts w:ascii="Utsaah" w:hAnsi="Utsaah" w:cs="Kalimati"/>
          <w:sz w:val="23"/>
          <w:szCs w:val="23"/>
          <w:cs/>
        </w:rPr>
        <w:t>..</w:t>
      </w:r>
      <w:r w:rsidR="008B43D4" w:rsidRPr="00695601">
        <w:rPr>
          <w:rFonts w:ascii="Utsaah" w:hAnsi="Utsaah" w:cs="Kalimati"/>
          <w:sz w:val="23"/>
          <w:szCs w:val="23"/>
        </w:rPr>
        <w:t>.</w:t>
      </w:r>
      <w:r w:rsidR="008B43D4" w:rsidRPr="00695601">
        <w:rPr>
          <w:rFonts w:ascii="Utsaah" w:hAnsi="Utsaah" w:cs="Kalimati" w:hint="cs"/>
          <w:sz w:val="23"/>
          <w:szCs w:val="23"/>
          <w:cs/>
        </w:rPr>
        <w:t>..................................................................................प्रति</w:t>
      </w:r>
      <w:r w:rsidR="008B43D4">
        <w:rPr>
          <w:rFonts w:ascii="Utsaah" w:hAnsi="Utsaah" w:cs="Kalimati" w:hint="cs"/>
          <w:sz w:val="23"/>
          <w:szCs w:val="23"/>
          <w:cs/>
        </w:rPr>
        <w:t>वा</w:t>
      </w:r>
      <w:r w:rsidR="008B43D4" w:rsidRPr="00695601">
        <w:rPr>
          <w:rFonts w:ascii="Utsaah" w:hAnsi="Utsaah" w:cs="Kalimati" w:hint="cs"/>
          <w:sz w:val="23"/>
          <w:szCs w:val="23"/>
          <w:cs/>
        </w:rPr>
        <w:t>दी</w:t>
      </w:r>
    </w:p>
    <w:p w:rsidR="008B43D4" w:rsidRDefault="008B43D4" w:rsidP="008B43D4">
      <w:pPr>
        <w:spacing w:after="0" w:line="240" w:lineRule="auto"/>
        <w:jc w:val="center"/>
        <w:rPr>
          <w:rFonts w:ascii="Utsaah" w:hAnsi="Utsaah" w:cs="Kalimati"/>
          <w:sz w:val="23"/>
          <w:szCs w:val="23"/>
        </w:rPr>
      </w:pPr>
      <w:r w:rsidRPr="00C44751">
        <w:rPr>
          <w:rFonts w:ascii="Utsaah" w:hAnsi="Utsaah" w:cs="Kalimati"/>
          <w:sz w:val="23"/>
          <w:szCs w:val="23"/>
          <w:u w:val="single"/>
          <w:cs/>
        </w:rPr>
        <w:t>मुद्दाः-</w:t>
      </w:r>
      <w:r>
        <w:rPr>
          <w:rFonts w:ascii="Utsaah" w:hAnsi="Utsaah" w:cs="Kalimati" w:hint="cs"/>
          <w:sz w:val="23"/>
          <w:szCs w:val="23"/>
          <w:u w:val="single"/>
          <w:cs/>
        </w:rPr>
        <w:t xml:space="preserve"> </w:t>
      </w:r>
      <w:r w:rsidR="000C6D50" w:rsidRPr="000C6D50">
        <w:rPr>
          <w:rFonts w:ascii="Utsaah" w:hAnsi="Utsaah" w:cs="Kalimati"/>
          <w:sz w:val="23"/>
          <w:szCs w:val="23"/>
          <w:u w:val="single"/>
          <w:cs/>
        </w:rPr>
        <w:t>अंश मानाचामल</w:t>
      </w:r>
      <w:r w:rsidRPr="00695601">
        <w:rPr>
          <w:rFonts w:ascii="Utsaah" w:hAnsi="Utsaah" w:cs="Kalimati" w:hint="cs"/>
          <w:sz w:val="23"/>
          <w:szCs w:val="23"/>
          <w:cs/>
        </w:rPr>
        <w:t>।</w:t>
      </w:r>
    </w:p>
    <w:p w:rsidR="008B43D4" w:rsidRDefault="008B43D4" w:rsidP="008B43D4">
      <w:pPr>
        <w:spacing w:after="0"/>
        <w:jc w:val="both"/>
        <w:rPr>
          <w:rFonts w:ascii="Utsaah" w:hAnsi="Utsaah" w:cs="Kalimati"/>
          <w:sz w:val="24"/>
          <w:szCs w:val="24"/>
        </w:rPr>
      </w:pPr>
      <w:r w:rsidRPr="00867163">
        <w:rPr>
          <w:rFonts w:ascii="Utsaah" w:hAnsi="Utsaah" w:cs="Kalimati"/>
          <w:sz w:val="24"/>
          <w:szCs w:val="24"/>
          <w:cs/>
        </w:rPr>
        <w:t>यसमा</w:t>
      </w:r>
      <w:r>
        <w:rPr>
          <w:rFonts w:ascii="Utsaah" w:hAnsi="Utsaah" w:cs="Kalimati" w:hint="cs"/>
          <w:sz w:val="24"/>
          <w:szCs w:val="24"/>
          <w:cs/>
        </w:rPr>
        <w:t>देहाय बमोजिमका कार्यहरु सम्पन्न गरी नियमानुसार गरी पेश गर्नु</w:t>
      </w:r>
      <w:r w:rsidRPr="00867163">
        <w:rPr>
          <w:rFonts w:ascii="Utsaah" w:hAnsi="Utsaah" w:cs="Kalimati" w:hint="cs"/>
          <w:sz w:val="24"/>
          <w:szCs w:val="24"/>
          <w:cs/>
        </w:rPr>
        <w:t xml:space="preserve">  ।</w:t>
      </w:r>
    </w:p>
    <w:p w:rsidR="008B43D4" w:rsidRPr="008B43D4" w:rsidRDefault="00DA2678" w:rsidP="008B43D4">
      <w:pPr>
        <w:pStyle w:val="ListParagraph"/>
        <w:numPr>
          <w:ilvl w:val="0"/>
          <w:numId w:val="2"/>
        </w:numPr>
        <w:spacing w:after="0"/>
        <w:jc w:val="both"/>
        <w:rPr>
          <w:rFonts w:ascii="Utsaah" w:hAnsi="Utsaah" w:cs="Kalimati"/>
          <w:sz w:val="24"/>
          <w:szCs w:val="24"/>
        </w:rPr>
      </w:pPr>
      <w:r w:rsidRPr="00DA2678">
        <w:rPr>
          <w:rFonts w:ascii="Utsaah" w:hAnsi="Utsaah" w:cs="Kalimati" w:hint="cs"/>
          <w:sz w:val="23"/>
          <w:szCs w:val="23"/>
          <w:cs/>
        </w:rPr>
        <w:t xml:space="preserve">यसमा प्रतिवादीको के कुन श्रोतबाट मानाचामल खर्च भराउने हो? सो सम्बन्धमा वादी प्रतिवादीबाट खुलाउन </w:t>
      </w:r>
      <w:r>
        <w:rPr>
          <w:rFonts w:ascii="Utsaah" w:hAnsi="Utsaah" w:cs="Kalimati" w:hint="cs"/>
          <w:sz w:val="23"/>
          <w:szCs w:val="23"/>
          <w:cs/>
        </w:rPr>
        <w:t>लगाई नियमानुसार पेश</w:t>
      </w:r>
      <w:r w:rsidR="008B43D4">
        <w:rPr>
          <w:rFonts w:ascii="Mangal" w:hAnsi="Times New Roman" w:cs="Kalimati" w:hint="cs"/>
          <w:sz w:val="24"/>
          <w:szCs w:val="24"/>
          <w:cs/>
        </w:rPr>
        <w:t xml:space="preserve"> </w:t>
      </w:r>
      <w:r w:rsidR="008B43D4" w:rsidRPr="004510BD">
        <w:rPr>
          <w:rFonts w:ascii="Mangal" w:hAnsi="Times New Roman" w:cs="Kalimati" w:hint="cs"/>
          <w:sz w:val="24"/>
          <w:szCs w:val="24"/>
          <w:cs/>
        </w:rPr>
        <w:t>गर्न</w:t>
      </w:r>
      <w:r w:rsidR="008B43D4">
        <w:rPr>
          <w:rFonts w:ascii="Mangal" w:hAnsi="Times New Roman" w:cs="Kalimati" w:hint="cs"/>
          <w:sz w:val="24"/>
          <w:szCs w:val="24"/>
          <w:cs/>
        </w:rPr>
        <w:t>ु।</w:t>
      </w:r>
    </w:p>
    <w:p w:rsidR="008B43D4" w:rsidRPr="008B43D4" w:rsidRDefault="004302C8" w:rsidP="008B43D4">
      <w:pPr>
        <w:pStyle w:val="ListParagraph"/>
        <w:numPr>
          <w:ilvl w:val="0"/>
          <w:numId w:val="2"/>
        </w:numPr>
        <w:spacing w:after="0"/>
        <w:jc w:val="both"/>
        <w:rPr>
          <w:rFonts w:ascii="Utsaah" w:hAnsi="Utsaah" w:cs="Kalimati"/>
          <w:sz w:val="24"/>
          <w:szCs w:val="24"/>
        </w:rPr>
      </w:pPr>
      <w:r w:rsidRPr="00FB7C53">
        <w:rPr>
          <w:rFonts w:ascii="Kantipur" w:hAnsi="Kantipur" w:cs="Kalimati"/>
          <w:sz w:val="24"/>
          <w:szCs w:val="24"/>
          <w:cs/>
        </w:rPr>
        <w:t>वादी</w:t>
      </w:r>
      <w:r>
        <w:rPr>
          <w:rFonts w:ascii="Kantipur" w:hAnsi="Kantipur" w:cs="Kalimati" w:hint="cs"/>
          <w:sz w:val="24"/>
          <w:szCs w:val="24"/>
          <w:cs/>
        </w:rPr>
        <w:t xml:space="preserve"> </w:t>
      </w:r>
      <w:r w:rsidR="005844BD">
        <w:rPr>
          <w:rFonts w:ascii="Utsaah" w:hAnsi="Utsaah" w:cs="Kalimati"/>
          <w:sz w:val="23"/>
          <w:szCs w:val="23"/>
          <w:cs/>
        </w:rPr>
        <w:t>ममता कार्की</w:t>
      </w:r>
      <w:r>
        <w:rPr>
          <w:rFonts w:ascii="Utsaah" w:hAnsi="Utsaah" w:cs="Kalimati" w:hint="cs"/>
          <w:sz w:val="23"/>
          <w:szCs w:val="23"/>
          <w:cs/>
        </w:rPr>
        <w:t xml:space="preserve"> र प्रतिवादी </w:t>
      </w:r>
      <w:r w:rsidR="005844BD" w:rsidRPr="000C6D50">
        <w:rPr>
          <w:rFonts w:ascii="Utsaah" w:hAnsi="Utsaah" w:cs="Kalimati"/>
          <w:sz w:val="23"/>
          <w:szCs w:val="23"/>
          <w:cs/>
        </w:rPr>
        <w:t>पदम जंग थापा</w:t>
      </w:r>
      <w:r>
        <w:rPr>
          <w:rFonts w:ascii="Utsaah" w:hAnsi="Utsaah" w:cs="Kalimati" w:hint="cs"/>
          <w:sz w:val="23"/>
          <w:szCs w:val="23"/>
          <w:cs/>
        </w:rPr>
        <w:t>को वैवाहिक सम्बन्धबाट मिति 20</w:t>
      </w:r>
      <w:r w:rsidR="005844BD">
        <w:rPr>
          <w:rFonts w:ascii="Utsaah" w:hAnsi="Utsaah" w:cs="Kalimati" w:hint="cs"/>
          <w:sz w:val="23"/>
          <w:szCs w:val="23"/>
          <w:cs/>
        </w:rPr>
        <w:t>62</w:t>
      </w:r>
      <w:r>
        <w:rPr>
          <w:rFonts w:ascii="Utsaah" w:hAnsi="Utsaah" w:cs="Kalimati" w:hint="cs"/>
          <w:sz w:val="23"/>
          <w:szCs w:val="23"/>
          <w:cs/>
        </w:rPr>
        <w:t>।</w:t>
      </w:r>
      <w:r w:rsidR="005844BD">
        <w:rPr>
          <w:rFonts w:ascii="Utsaah" w:hAnsi="Utsaah" w:cs="Kalimati" w:hint="cs"/>
          <w:sz w:val="23"/>
          <w:szCs w:val="23"/>
          <w:cs/>
        </w:rPr>
        <w:t>6</w:t>
      </w:r>
      <w:r>
        <w:rPr>
          <w:rFonts w:ascii="Utsaah" w:hAnsi="Utsaah" w:cs="Kalimati" w:hint="cs"/>
          <w:sz w:val="23"/>
          <w:szCs w:val="23"/>
          <w:cs/>
        </w:rPr>
        <w:t>।</w:t>
      </w:r>
      <w:r w:rsidR="005844BD">
        <w:rPr>
          <w:rFonts w:ascii="Utsaah" w:hAnsi="Utsaah" w:cs="Kalimati" w:hint="cs"/>
          <w:sz w:val="23"/>
          <w:szCs w:val="23"/>
          <w:cs/>
        </w:rPr>
        <w:t>6</w:t>
      </w:r>
      <w:r>
        <w:rPr>
          <w:rFonts w:ascii="Utsaah" w:hAnsi="Utsaah" w:cs="Kalimati" w:hint="cs"/>
          <w:sz w:val="23"/>
          <w:szCs w:val="23"/>
          <w:cs/>
        </w:rPr>
        <w:t xml:space="preserve"> मा छोरा </w:t>
      </w:r>
      <w:r w:rsidR="005844BD">
        <w:rPr>
          <w:rFonts w:ascii="Utsaah" w:hAnsi="Utsaah" w:cs="Kalimati" w:hint="cs"/>
          <w:sz w:val="23"/>
          <w:szCs w:val="23"/>
          <w:cs/>
        </w:rPr>
        <w:t>प्रिजम थापा</w:t>
      </w:r>
      <w:r>
        <w:rPr>
          <w:rFonts w:ascii="Utsaah" w:hAnsi="Utsaah" w:cs="Kalimati" w:hint="cs"/>
          <w:sz w:val="23"/>
          <w:szCs w:val="23"/>
          <w:cs/>
        </w:rPr>
        <w:t>को</w:t>
      </w:r>
      <w:r w:rsidR="005844BD">
        <w:rPr>
          <w:rFonts w:ascii="Utsaah" w:hAnsi="Utsaah" w:cs="Kalimati" w:hint="cs"/>
          <w:sz w:val="23"/>
          <w:szCs w:val="23"/>
          <w:cs/>
        </w:rPr>
        <w:t xml:space="preserve"> र मिति 2069।5।9 मा </w:t>
      </w:r>
      <w:r w:rsidR="00B0712A">
        <w:rPr>
          <w:rFonts w:ascii="Utsaah" w:hAnsi="Utsaah" w:cs="Kalimati" w:hint="cs"/>
          <w:sz w:val="23"/>
          <w:szCs w:val="23"/>
          <w:cs/>
        </w:rPr>
        <w:t>छोरी प्रिन्सा थापाको</w:t>
      </w:r>
      <w:r>
        <w:rPr>
          <w:rFonts w:ascii="Utsaah" w:hAnsi="Utsaah" w:cs="Kalimati" w:hint="cs"/>
          <w:sz w:val="23"/>
          <w:szCs w:val="23"/>
          <w:cs/>
        </w:rPr>
        <w:t xml:space="preserve"> जायजन्म भएको भनी फिरादपत्र</w:t>
      </w:r>
      <w:r w:rsidR="00B0712A">
        <w:rPr>
          <w:rFonts w:ascii="Utsaah" w:hAnsi="Utsaah" w:cs="Kalimati" w:hint="cs"/>
          <w:sz w:val="23"/>
          <w:szCs w:val="23"/>
          <w:cs/>
        </w:rPr>
        <w:t xml:space="preserve"> तथा प्रतिउत्तपत्र</w:t>
      </w:r>
      <w:r>
        <w:rPr>
          <w:rFonts w:ascii="Utsaah" w:hAnsi="Utsaah" w:cs="Kalimati" w:hint="cs"/>
          <w:sz w:val="23"/>
          <w:szCs w:val="23"/>
          <w:cs/>
        </w:rPr>
        <w:t>मा उल्लेख भएको देखिंदा</w:t>
      </w:r>
      <w:r>
        <w:rPr>
          <w:rFonts w:ascii="Kantipur" w:hAnsi="Kantipur" w:cs="Kalimati" w:hint="cs"/>
          <w:sz w:val="24"/>
          <w:szCs w:val="24"/>
          <w:cs/>
        </w:rPr>
        <w:t xml:space="preserve"> निज </w:t>
      </w:r>
      <w:r w:rsidR="002531F7">
        <w:rPr>
          <w:rFonts w:ascii="Kantipur" w:hAnsi="Kantipur" w:cs="Kalimati" w:hint="cs"/>
          <w:sz w:val="24"/>
          <w:szCs w:val="24"/>
          <w:cs/>
        </w:rPr>
        <w:t>प्रिजम थापा</w:t>
      </w:r>
      <w:r>
        <w:rPr>
          <w:rFonts w:ascii="Kantipur" w:hAnsi="Kantipur" w:cs="Kalimati" w:hint="cs"/>
          <w:sz w:val="24"/>
          <w:szCs w:val="24"/>
          <w:cs/>
        </w:rPr>
        <w:t xml:space="preserve">को खुली आएको </w:t>
      </w:r>
      <w:r>
        <w:rPr>
          <w:rFonts w:ascii="Utsaah" w:hAnsi="Utsaah" w:cs="Kalimati" w:hint="cs"/>
          <w:sz w:val="24"/>
          <w:szCs w:val="24"/>
          <w:cs/>
        </w:rPr>
        <w:t xml:space="preserve">वतनमा </w:t>
      </w:r>
      <w:r w:rsidRPr="000E47B2">
        <w:rPr>
          <w:rFonts w:ascii="Utsaah" w:hAnsi="Utsaah" w:cs="Kalimati" w:hint="cs"/>
          <w:sz w:val="24"/>
          <w:szCs w:val="24"/>
          <w:cs/>
        </w:rPr>
        <w:t>मुलुकी देवानी कार्यविधि संहिता</w:t>
      </w:r>
      <w:r w:rsidRPr="000E47B2">
        <w:rPr>
          <w:rFonts w:ascii="Utsaah" w:hAnsi="Utsaah" w:cs="Kalimati"/>
          <w:sz w:val="24"/>
          <w:szCs w:val="24"/>
        </w:rPr>
        <w:t>,</w:t>
      </w:r>
      <w:r>
        <w:rPr>
          <w:rFonts w:ascii="Utsaah" w:hAnsi="Utsaah" w:cs="Kalimati" w:hint="cs"/>
          <w:sz w:val="24"/>
          <w:szCs w:val="24"/>
          <w:cs/>
        </w:rPr>
        <w:t xml:space="preserve"> </w:t>
      </w:r>
      <w:r w:rsidRPr="000E47B2">
        <w:rPr>
          <w:rFonts w:ascii="Utsaah" w:hAnsi="Utsaah" w:cs="Kalimati" w:hint="cs"/>
          <w:sz w:val="24"/>
          <w:szCs w:val="24"/>
          <w:cs/>
        </w:rPr>
        <w:t xml:space="preserve">२०७४ को दफा १२३ बमोजिम सात दिने म्याद जारी गरी </w:t>
      </w:r>
      <w:r>
        <w:rPr>
          <w:rFonts w:ascii="Utsaah" w:hAnsi="Utsaah" w:cs="Kalimati" w:hint="cs"/>
          <w:sz w:val="24"/>
          <w:szCs w:val="24"/>
          <w:cs/>
        </w:rPr>
        <w:t xml:space="preserve">रीतपूर्वक तामेल गरी निज </w:t>
      </w:r>
      <w:r w:rsidRPr="000E47B2">
        <w:rPr>
          <w:rFonts w:ascii="Utsaah" w:hAnsi="Utsaah" w:cs="Kalimati" w:hint="cs"/>
          <w:sz w:val="24"/>
          <w:szCs w:val="24"/>
          <w:cs/>
        </w:rPr>
        <w:t xml:space="preserve">उपस्थित भए </w:t>
      </w:r>
      <w:r>
        <w:rPr>
          <w:rFonts w:ascii="Utsaah" w:hAnsi="Utsaah" w:cs="Kalimati" w:hint="cs"/>
          <w:sz w:val="24"/>
          <w:szCs w:val="24"/>
          <w:cs/>
        </w:rPr>
        <w:t>इजलास समक्ष बयानका लागि नियमानुसार पेश गर्नू</w:t>
      </w:r>
      <w:r w:rsidRPr="000E47B2">
        <w:rPr>
          <w:rFonts w:ascii="Utsaah" w:hAnsi="Utsaah" w:cs="Kalimati" w:hint="cs"/>
          <w:sz w:val="24"/>
          <w:szCs w:val="24"/>
          <w:cs/>
        </w:rPr>
        <w:t>।</w:t>
      </w:r>
      <w:r w:rsidR="008B43D4" w:rsidRPr="008B43D4">
        <w:rPr>
          <w:rFonts w:ascii="Kantipur" w:hAnsi="Kantipur" w:cs="Kalimati" w:hint="cs"/>
          <w:sz w:val="24"/>
          <w:szCs w:val="24"/>
          <w:cs/>
        </w:rPr>
        <w:t xml:space="preserve">  </w:t>
      </w:r>
    </w:p>
    <w:p w:rsidR="008B43D4" w:rsidRDefault="008B43D4" w:rsidP="008B43D4">
      <w:pPr>
        <w:spacing w:after="0"/>
        <w:jc w:val="both"/>
        <w:rPr>
          <w:rFonts w:ascii="Utsaah" w:hAnsi="Utsaah" w:cs="Kalimati"/>
          <w:sz w:val="24"/>
          <w:szCs w:val="24"/>
        </w:rPr>
      </w:pPr>
    </w:p>
    <w:p w:rsidR="008B43D4" w:rsidRDefault="008B43D4" w:rsidP="008B43D4">
      <w:pPr>
        <w:spacing w:after="0"/>
        <w:jc w:val="both"/>
        <w:rPr>
          <w:rFonts w:ascii="Kantipur" w:hAnsi="Kantipur" w:cs="Kalimati"/>
          <w:sz w:val="24"/>
          <w:szCs w:val="24"/>
        </w:rPr>
      </w:pPr>
    </w:p>
    <w:p w:rsidR="008B43D4" w:rsidRPr="009212D1" w:rsidRDefault="008B43D4" w:rsidP="008B43D4">
      <w:pPr>
        <w:tabs>
          <w:tab w:val="left" w:pos="589"/>
          <w:tab w:val="right" w:pos="9648"/>
        </w:tabs>
        <w:spacing w:after="0" w:line="240" w:lineRule="auto"/>
        <w:jc w:val="right"/>
        <w:rPr>
          <w:rFonts w:ascii="Kantipur" w:hAnsi="Kantipur" w:cs="Kalimati"/>
          <w:sz w:val="24"/>
          <w:szCs w:val="24"/>
        </w:rPr>
      </w:pPr>
      <w:r w:rsidRPr="000E47B2">
        <w:rPr>
          <w:rFonts w:ascii="Kantipur" w:hAnsi="Kantipur" w:cs="Kalimati" w:hint="cs"/>
          <w:sz w:val="24"/>
          <w:szCs w:val="24"/>
          <w:cs/>
        </w:rPr>
        <w:t xml:space="preserve">जिल्ला </w:t>
      </w:r>
      <w:r w:rsidRPr="000E47B2">
        <w:rPr>
          <w:rFonts w:ascii="Kantipur" w:hAnsi="Kantipur" w:cs="Kalimati"/>
          <w:sz w:val="24"/>
          <w:szCs w:val="24"/>
          <w:cs/>
        </w:rPr>
        <w:t>न्यायाधीश</w:t>
      </w:r>
    </w:p>
    <w:p w:rsidR="00965977" w:rsidRDefault="008B43D4" w:rsidP="008B43D4">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२०८2</w:t>
      </w:r>
      <w:r w:rsidRPr="000E47B2">
        <w:rPr>
          <w:rFonts w:ascii="Kantipur" w:hAnsi="Kantipur" w:cs="Kalimati" w:hint="cs"/>
          <w:sz w:val="24"/>
          <w:szCs w:val="24"/>
          <w:cs/>
        </w:rPr>
        <w:t xml:space="preserve"> साल </w:t>
      </w:r>
      <w:r w:rsidR="000C6D50">
        <w:rPr>
          <w:rFonts w:ascii="Kantipur" w:hAnsi="Kantipur" w:cs="Kalimati" w:hint="cs"/>
          <w:sz w:val="24"/>
          <w:szCs w:val="24"/>
          <w:cs/>
        </w:rPr>
        <w:t>जेठ</w:t>
      </w:r>
      <w:r>
        <w:rPr>
          <w:rFonts w:ascii="Kantipur" w:hAnsi="Kantipur" w:cs="Kalimati" w:hint="cs"/>
          <w:sz w:val="24"/>
          <w:szCs w:val="24"/>
          <w:cs/>
        </w:rPr>
        <w:t xml:space="preserve"> महिना 4 </w:t>
      </w:r>
      <w:r w:rsidRPr="000E47B2">
        <w:rPr>
          <w:rFonts w:ascii="Kantipur" w:hAnsi="Kantipur" w:cs="Kalimati" w:hint="cs"/>
          <w:sz w:val="24"/>
          <w:szCs w:val="24"/>
          <w:cs/>
        </w:rPr>
        <w:t xml:space="preserve">गते रोज </w:t>
      </w:r>
      <w:r w:rsidR="000C6D50">
        <w:rPr>
          <w:rFonts w:ascii="Kantipur" w:hAnsi="Kantipur" w:cs="Kalimati" w:hint="cs"/>
          <w:sz w:val="24"/>
          <w:szCs w:val="24"/>
          <w:cs/>
        </w:rPr>
        <w:t>1</w:t>
      </w:r>
      <w:r>
        <w:rPr>
          <w:rFonts w:ascii="Kantipur" w:hAnsi="Kantipur" w:cs="Kalimati" w:hint="cs"/>
          <w:sz w:val="24"/>
          <w:szCs w:val="24"/>
          <w:cs/>
        </w:rPr>
        <w:t xml:space="preserve"> </w:t>
      </w:r>
      <w:r w:rsidRPr="000E47B2">
        <w:rPr>
          <w:rFonts w:ascii="Kantipur" w:hAnsi="Kantipur" w:cs="Kalimati" w:hint="cs"/>
          <w:sz w:val="24"/>
          <w:szCs w:val="24"/>
          <w:cs/>
        </w:rPr>
        <w:t>शुभम्.</w:t>
      </w:r>
      <w:r w:rsidR="000C6D50">
        <w:rPr>
          <w:rFonts w:ascii="Kantipur" w:hAnsi="Kantipur" w:cs="Kalimati" w:hint="cs"/>
          <w:sz w:val="24"/>
          <w:szCs w:val="24"/>
          <w:cs/>
        </w:rPr>
        <w:t>.....</w:t>
      </w:r>
      <w:r>
        <w:rPr>
          <w:rFonts w:ascii="Kantipur" w:hAnsi="Kantipur" w:cs="Kalimati" w:hint="cs"/>
          <w:sz w:val="24"/>
          <w:szCs w:val="24"/>
          <w:cs/>
        </w:rPr>
        <w:t>.</w:t>
      </w:r>
      <w:r w:rsidRPr="000E47B2">
        <w:rPr>
          <w:rFonts w:ascii="Kantipur" w:hAnsi="Kantipur" w:cs="Kalimati" w:hint="cs"/>
          <w:sz w:val="24"/>
          <w:szCs w:val="24"/>
          <w:cs/>
        </w:rPr>
        <w:t>................................</w:t>
      </w:r>
      <w:r>
        <w:rPr>
          <w:rFonts w:ascii="Kantipur" w:hAnsi="Kantipur" w:cs="Kalimati" w:hint="cs"/>
          <w:sz w:val="24"/>
          <w:szCs w:val="24"/>
          <w:cs/>
        </w:rPr>
        <w:t>............।</w:t>
      </w:r>
    </w:p>
    <w:p w:rsidR="008B43D4" w:rsidRDefault="008B43D4" w:rsidP="008B43D4">
      <w:pPr>
        <w:spacing w:after="0" w:line="240" w:lineRule="auto"/>
        <w:jc w:val="center"/>
        <w:rPr>
          <w:rFonts w:ascii="Utsaah" w:hAnsi="Utsaah" w:cs="Kalimati"/>
          <w:b/>
          <w:bCs/>
          <w:sz w:val="23"/>
          <w:szCs w:val="23"/>
        </w:rPr>
      </w:pPr>
    </w:p>
    <w:p w:rsidR="008B43D4" w:rsidRDefault="008B43D4" w:rsidP="008B43D4">
      <w:pPr>
        <w:spacing w:after="0"/>
        <w:jc w:val="both"/>
        <w:rPr>
          <w:rFonts w:ascii="Utsaah" w:hAnsi="Utsaah" w:cs="Kalimati"/>
          <w:sz w:val="24"/>
          <w:szCs w:val="24"/>
        </w:rPr>
      </w:pPr>
      <w:r w:rsidRPr="00867163">
        <w:rPr>
          <w:rFonts w:ascii="Utsaah" w:hAnsi="Utsaah" w:cs="Kalimati"/>
          <w:sz w:val="24"/>
          <w:szCs w:val="24"/>
          <w:cs/>
        </w:rPr>
        <w:t xml:space="preserve">  </w:t>
      </w:r>
    </w:p>
    <w:p w:rsidR="00AA4CC6" w:rsidRDefault="00AA4CC6" w:rsidP="008B43D4">
      <w:pPr>
        <w:spacing w:after="0" w:line="240" w:lineRule="auto"/>
        <w:jc w:val="center"/>
        <w:rPr>
          <w:rFonts w:ascii="Utsaah" w:hAnsi="Utsaah" w:cs="Kalimati"/>
          <w:sz w:val="24"/>
          <w:szCs w:val="24"/>
        </w:rPr>
      </w:pPr>
    </w:p>
    <w:p w:rsidR="008B43D4" w:rsidRDefault="008B43D4" w:rsidP="00AA4CC6">
      <w:pPr>
        <w:spacing w:after="0" w:line="240" w:lineRule="auto"/>
        <w:jc w:val="center"/>
        <w:rPr>
          <w:rFonts w:ascii="Utsaah" w:hAnsi="Utsaah" w:cs="Kalimati"/>
          <w:b/>
          <w:bCs/>
          <w:sz w:val="23"/>
          <w:szCs w:val="23"/>
        </w:rPr>
      </w:pPr>
    </w:p>
    <w:p w:rsidR="008B43D4" w:rsidRDefault="008B43D4" w:rsidP="00AA4CC6">
      <w:pPr>
        <w:spacing w:after="0" w:line="240" w:lineRule="auto"/>
        <w:jc w:val="center"/>
        <w:rPr>
          <w:rFonts w:ascii="Utsaah" w:hAnsi="Utsaah" w:cs="Kalimati"/>
          <w:b/>
          <w:bCs/>
          <w:sz w:val="23"/>
          <w:szCs w:val="23"/>
        </w:rPr>
      </w:pPr>
    </w:p>
    <w:p w:rsidR="008B43D4" w:rsidRDefault="008B43D4" w:rsidP="00AA4CC6">
      <w:pPr>
        <w:spacing w:after="0" w:line="240" w:lineRule="auto"/>
        <w:jc w:val="center"/>
        <w:rPr>
          <w:rFonts w:ascii="Utsaah" w:hAnsi="Utsaah" w:cs="Kalimati"/>
          <w:b/>
          <w:bCs/>
          <w:sz w:val="23"/>
          <w:szCs w:val="23"/>
        </w:rPr>
      </w:pPr>
    </w:p>
    <w:p w:rsidR="008B43D4" w:rsidRDefault="008B43D4" w:rsidP="00AA4CC6">
      <w:pPr>
        <w:spacing w:after="0" w:line="240" w:lineRule="auto"/>
        <w:jc w:val="center"/>
        <w:rPr>
          <w:rFonts w:ascii="Utsaah" w:hAnsi="Utsaah" w:cs="Kalimati"/>
          <w:b/>
          <w:bCs/>
          <w:sz w:val="23"/>
          <w:szCs w:val="23"/>
        </w:rPr>
      </w:pPr>
    </w:p>
    <w:p w:rsidR="008B43D4" w:rsidRDefault="008B43D4" w:rsidP="00AA4CC6">
      <w:pPr>
        <w:spacing w:after="0" w:line="240" w:lineRule="auto"/>
        <w:jc w:val="center"/>
        <w:rPr>
          <w:rFonts w:ascii="Utsaah" w:hAnsi="Utsaah" w:cs="Kalimati"/>
          <w:b/>
          <w:bCs/>
          <w:sz w:val="23"/>
          <w:szCs w:val="23"/>
        </w:rPr>
      </w:pPr>
    </w:p>
    <w:p w:rsidR="008B43D4" w:rsidRDefault="008B43D4" w:rsidP="00AA4CC6">
      <w:pPr>
        <w:spacing w:after="0" w:line="240" w:lineRule="auto"/>
        <w:jc w:val="center"/>
        <w:rPr>
          <w:rFonts w:ascii="Utsaah" w:hAnsi="Utsaah" w:cs="Kalimati"/>
          <w:b/>
          <w:bCs/>
          <w:sz w:val="23"/>
          <w:szCs w:val="23"/>
        </w:rPr>
      </w:pPr>
    </w:p>
    <w:p w:rsidR="008B43D4" w:rsidRDefault="008B43D4" w:rsidP="00AA4CC6">
      <w:pPr>
        <w:spacing w:after="0" w:line="240" w:lineRule="auto"/>
        <w:jc w:val="center"/>
        <w:rPr>
          <w:rFonts w:ascii="Utsaah" w:hAnsi="Utsaah" w:cs="Kalimati"/>
          <w:b/>
          <w:bCs/>
          <w:sz w:val="23"/>
          <w:szCs w:val="23"/>
        </w:rPr>
      </w:pPr>
    </w:p>
    <w:p w:rsidR="008B43D4" w:rsidRDefault="008B43D4" w:rsidP="00AA4CC6">
      <w:pPr>
        <w:spacing w:after="0" w:line="240" w:lineRule="auto"/>
        <w:jc w:val="center"/>
        <w:rPr>
          <w:rFonts w:ascii="Utsaah" w:hAnsi="Utsaah" w:cs="Kalimati"/>
          <w:b/>
          <w:bCs/>
          <w:sz w:val="23"/>
          <w:szCs w:val="23"/>
        </w:rPr>
      </w:pPr>
    </w:p>
    <w:p w:rsidR="008B43D4" w:rsidRDefault="008B43D4" w:rsidP="00AA4CC6">
      <w:pPr>
        <w:spacing w:after="0" w:line="240" w:lineRule="auto"/>
        <w:jc w:val="center"/>
        <w:rPr>
          <w:rFonts w:ascii="Utsaah" w:hAnsi="Utsaah" w:cs="Kalimati"/>
          <w:b/>
          <w:bCs/>
          <w:sz w:val="23"/>
          <w:szCs w:val="23"/>
        </w:rPr>
      </w:pPr>
    </w:p>
    <w:p w:rsidR="008B43D4" w:rsidRDefault="008B43D4" w:rsidP="00AA4CC6">
      <w:pPr>
        <w:spacing w:after="0" w:line="240" w:lineRule="auto"/>
        <w:jc w:val="center"/>
        <w:rPr>
          <w:rFonts w:ascii="Utsaah" w:hAnsi="Utsaah" w:cs="Kalimati"/>
          <w:b/>
          <w:bCs/>
          <w:sz w:val="23"/>
          <w:szCs w:val="23"/>
        </w:rPr>
      </w:pPr>
    </w:p>
    <w:p w:rsidR="008B43D4" w:rsidRDefault="008B43D4" w:rsidP="00AA4CC6">
      <w:pPr>
        <w:spacing w:after="0" w:line="240" w:lineRule="auto"/>
        <w:jc w:val="center"/>
        <w:rPr>
          <w:rFonts w:ascii="Utsaah" w:hAnsi="Utsaah" w:cs="Kalimati"/>
          <w:b/>
          <w:bCs/>
          <w:sz w:val="23"/>
          <w:szCs w:val="23"/>
        </w:rPr>
      </w:pPr>
    </w:p>
    <w:p w:rsidR="008B43D4" w:rsidRDefault="008B43D4" w:rsidP="00AA4CC6">
      <w:pPr>
        <w:spacing w:after="0" w:line="240" w:lineRule="auto"/>
        <w:jc w:val="center"/>
        <w:rPr>
          <w:rFonts w:ascii="Utsaah" w:hAnsi="Utsaah" w:cs="Kalimati"/>
          <w:b/>
          <w:bCs/>
          <w:sz w:val="23"/>
          <w:szCs w:val="23"/>
        </w:rPr>
      </w:pPr>
    </w:p>
    <w:p w:rsidR="008B43D4" w:rsidRDefault="008B43D4" w:rsidP="00AA4CC6">
      <w:pPr>
        <w:spacing w:after="0" w:line="240" w:lineRule="auto"/>
        <w:jc w:val="center"/>
        <w:rPr>
          <w:rFonts w:ascii="Utsaah" w:hAnsi="Utsaah" w:cs="Kalimati"/>
          <w:b/>
          <w:bCs/>
          <w:sz w:val="23"/>
          <w:szCs w:val="23"/>
        </w:rPr>
      </w:pPr>
    </w:p>
    <w:p w:rsidR="00F06745" w:rsidRPr="00695601" w:rsidRDefault="00F06745" w:rsidP="00AA4CC6">
      <w:pPr>
        <w:spacing w:after="0" w:line="240" w:lineRule="auto"/>
        <w:jc w:val="center"/>
        <w:rPr>
          <w:rFonts w:ascii="Utsaah" w:hAnsi="Utsaah" w:cs="Kalimati"/>
          <w:b/>
          <w:bCs/>
          <w:sz w:val="23"/>
          <w:szCs w:val="23"/>
        </w:rPr>
      </w:pPr>
      <w:r w:rsidRPr="00695601">
        <w:rPr>
          <w:rFonts w:ascii="Utsaah" w:hAnsi="Utsaah" w:cs="Kalimati"/>
          <w:b/>
          <w:bCs/>
          <w:sz w:val="23"/>
          <w:szCs w:val="23"/>
          <w:cs/>
        </w:rPr>
        <w:t xml:space="preserve">श्री </w:t>
      </w:r>
    </w:p>
    <w:p w:rsidR="00F06745" w:rsidRPr="004A1235" w:rsidRDefault="00F06745" w:rsidP="00F06745">
      <w:pPr>
        <w:spacing w:after="0" w:line="240" w:lineRule="auto"/>
        <w:jc w:val="center"/>
        <w:rPr>
          <w:rFonts w:ascii="Utsaah" w:hAnsi="Utsaah" w:cs="Kalimati"/>
          <w:b/>
          <w:bCs/>
          <w:sz w:val="28"/>
          <w:szCs w:val="28"/>
        </w:rPr>
      </w:pPr>
      <w:r w:rsidRPr="004A1235">
        <w:rPr>
          <w:rFonts w:ascii="Utsaah" w:hAnsi="Utsaah" w:cs="Kalimati" w:hint="cs"/>
          <w:b/>
          <w:bCs/>
          <w:sz w:val="28"/>
          <w:szCs w:val="28"/>
          <w:cs/>
        </w:rPr>
        <w:t xml:space="preserve">काठमाडौं </w:t>
      </w:r>
      <w:r w:rsidRPr="004A1235">
        <w:rPr>
          <w:rFonts w:ascii="Utsaah" w:hAnsi="Utsaah" w:cs="Kalimati"/>
          <w:b/>
          <w:bCs/>
          <w:sz w:val="28"/>
          <w:szCs w:val="28"/>
          <w:cs/>
        </w:rPr>
        <w:t>जिल्ला अदालत</w:t>
      </w:r>
    </w:p>
    <w:p w:rsidR="00F06745" w:rsidRPr="004A1235" w:rsidRDefault="00F06745" w:rsidP="00F06745">
      <w:pPr>
        <w:spacing w:after="0" w:line="240" w:lineRule="auto"/>
        <w:jc w:val="center"/>
        <w:rPr>
          <w:rFonts w:ascii="Utsaah" w:hAnsi="Utsaah" w:cs="Kalimati"/>
          <w:b/>
          <w:bCs/>
          <w:sz w:val="28"/>
          <w:szCs w:val="28"/>
          <w:u w:val="single"/>
        </w:rPr>
      </w:pPr>
      <w:r w:rsidRPr="004A1235">
        <w:rPr>
          <w:rFonts w:ascii="Utsaah" w:hAnsi="Utsaah" w:cs="Kalimati"/>
          <w:b/>
          <w:bCs/>
          <w:sz w:val="28"/>
          <w:szCs w:val="28"/>
          <w:u w:val="single"/>
          <w:cs/>
        </w:rPr>
        <w:t>इजलास</w:t>
      </w:r>
    </w:p>
    <w:p w:rsidR="00F06745" w:rsidRPr="00695601" w:rsidRDefault="00F06745" w:rsidP="00F06745">
      <w:pPr>
        <w:spacing w:after="0" w:line="240" w:lineRule="auto"/>
        <w:jc w:val="center"/>
        <w:rPr>
          <w:rFonts w:ascii="Utsaah" w:hAnsi="Utsaah" w:cs="Kalimati"/>
          <w:sz w:val="23"/>
          <w:szCs w:val="23"/>
        </w:rPr>
      </w:pPr>
      <w:r w:rsidRPr="00695601">
        <w:rPr>
          <w:rFonts w:ascii="Utsaah" w:hAnsi="Utsaah" w:cs="Kalimati"/>
          <w:sz w:val="23"/>
          <w:szCs w:val="23"/>
          <w:cs/>
        </w:rPr>
        <w:t xml:space="preserve">माननीय जिल्ला न्यायाधीश श्री </w:t>
      </w:r>
      <w:r>
        <w:rPr>
          <w:rFonts w:ascii="Utsaah" w:hAnsi="Utsaah" w:cs="Kalimati" w:hint="cs"/>
          <w:sz w:val="23"/>
          <w:szCs w:val="23"/>
          <w:cs/>
        </w:rPr>
        <w:t>तारादेवी महर्जन</w:t>
      </w:r>
    </w:p>
    <w:p w:rsidR="00F06745" w:rsidRPr="00695601" w:rsidRDefault="00F06745" w:rsidP="00F06745">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आदेश</w:t>
      </w:r>
    </w:p>
    <w:p w:rsidR="00F06745" w:rsidRPr="00B130C6" w:rsidRDefault="00F06745" w:rsidP="00F06745">
      <w:pPr>
        <w:spacing w:after="0" w:line="240" w:lineRule="auto"/>
        <w:jc w:val="center"/>
        <w:rPr>
          <w:rFonts w:ascii="Utsaah" w:hAnsi="Utsaah" w:cs="Kalimati"/>
          <w:b/>
          <w:bCs/>
          <w:sz w:val="24"/>
          <w:szCs w:val="24"/>
        </w:rPr>
      </w:pPr>
      <w:r>
        <w:rPr>
          <w:rFonts w:ascii="Utsaah" w:hAnsi="Utsaah" w:cs="Kalimati"/>
          <w:b/>
          <w:bCs/>
          <w:sz w:val="24"/>
          <w:szCs w:val="24"/>
          <w:cs/>
        </w:rPr>
        <w:t xml:space="preserve">मुद्दा </w:t>
      </w:r>
      <w:r w:rsidRPr="00D6062A">
        <w:rPr>
          <w:rFonts w:ascii="Utsaah" w:hAnsi="Utsaah" w:cs="Kalimati"/>
          <w:b/>
          <w:bCs/>
          <w:sz w:val="26"/>
          <w:szCs w:val="26"/>
          <w:cs/>
        </w:rPr>
        <w:t>न</w:t>
      </w:r>
      <w:r>
        <w:rPr>
          <w:rFonts w:ascii="Utsaah" w:hAnsi="Utsaah" w:cs="Kalimati" w:hint="cs"/>
          <w:b/>
          <w:bCs/>
          <w:sz w:val="26"/>
          <w:szCs w:val="26"/>
          <w:cs/>
        </w:rPr>
        <w:t>ं.</w:t>
      </w:r>
      <w:r w:rsidRPr="00B130C6">
        <w:rPr>
          <w:rFonts w:cs="Kokila"/>
          <w:cs/>
        </w:rPr>
        <w:t xml:space="preserve"> </w:t>
      </w:r>
      <w:r w:rsidRPr="00921D94">
        <w:rPr>
          <w:rFonts w:ascii="Utsaah" w:hAnsi="Utsaah" w:cs="Kalimati"/>
          <w:b/>
          <w:bCs/>
          <w:sz w:val="26"/>
          <w:szCs w:val="26"/>
          <w:cs/>
        </w:rPr>
        <w:t>०८०-</w:t>
      </w:r>
      <w:r w:rsidRPr="00921D94">
        <w:rPr>
          <w:rFonts w:ascii="Utsaah" w:hAnsi="Utsaah" w:cs="Kalimati"/>
          <w:b/>
          <w:bCs/>
          <w:sz w:val="26"/>
          <w:szCs w:val="26"/>
        </w:rPr>
        <w:t>CP-</w:t>
      </w:r>
      <w:r w:rsidRPr="00921D94">
        <w:rPr>
          <w:rFonts w:ascii="Utsaah" w:hAnsi="Utsaah" w:cs="Kalimati"/>
          <w:b/>
          <w:bCs/>
          <w:sz w:val="26"/>
          <w:szCs w:val="26"/>
          <w:cs/>
        </w:rPr>
        <w:t>०६३५</w:t>
      </w:r>
    </w:p>
    <w:p w:rsidR="00F06745" w:rsidRPr="00695601" w:rsidRDefault="00F06745" w:rsidP="00F06745">
      <w:pPr>
        <w:spacing w:after="0" w:line="240" w:lineRule="auto"/>
        <w:jc w:val="both"/>
        <w:rPr>
          <w:rFonts w:ascii="Utsaah" w:hAnsi="Utsaah" w:cs="Kalimati"/>
          <w:sz w:val="23"/>
          <w:szCs w:val="23"/>
        </w:rPr>
      </w:pPr>
      <w:r>
        <w:rPr>
          <w:rFonts w:ascii="Utsaah" w:hAnsi="Utsaah" w:cs="Kalimati"/>
          <w:sz w:val="23"/>
          <w:szCs w:val="23"/>
          <w:cs/>
        </w:rPr>
        <w:t>प्रिया श्रेष्ठ</w:t>
      </w:r>
      <w:r>
        <w:rPr>
          <w:rFonts w:ascii="Utsaah" w:hAnsi="Utsaah" w:cs="Kalimati" w:hint="cs"/>
          <w:sz w:val="23"/>
          <w:szCs w:val="23"/>
          <w:cs/>
        </w:rPr>
        <w:t>.................................</w:t>
      </w:r>
      <w:r w:rsidRPr="00695601">
        <w:rPr>
          <w:rFonts w:ascii="Utsaah" w:hAnsi="Utsaah" w:cs="Kalimati"/>
          <w:sz w:val="23"/>
          <w:szCs w:val="23"/>
          <w:cs/>
        </w:rPr>
        <w:t>............</w:t>
      </w:r>
      <w:r w:rsidRPr="00695601">
        <w:rPr>
          <w:rFonts w:ascii="Utsaah" w:hAnsi="Utsaah" w:cs="Kalimati" w:hint="cs"/>
          <w:sz w:val="23"/>
          <w:szCs w:val="23"/>
          <w:cs/>
        </w:rPr>
        <w:t>......</w:t>
      </w:r>
      <w:r w:rsidRPr="00695601">
        <w:rPr>
          <w:rFonts w:ascii="Utsaah" w:hAnsi="Utsaah" w:cs="Kalimati"/>
          <w:sz w:val="23"/>
          <w:szCs w:val="23"/>
          <w:cs/>
        </w:rPr>
        <w:t>..........................</w:t>
      </w:r>
      <w:r>
        <w:rPr>
          <w:rFonts w:ascii="Utsaah" w:hAnsi="Utsaah" w:cs="Kalimati" w:hint="cs"/>
          <w:sz w:val="23"/>
          <w:szCs w:val="23"/>
          <w:cs/>
        </w:rPr>
        <w:t>.</w:t>
      </w:r>
      <w:r w:rsidRPr="00695601">
        <w:rPr>
          <w:rFonts w:ascii="Utsaah" w:hAnsi="Utsaah" w:cs="Kalimati"/>
          <w:sz w:val="23"/>
          <w:szCs w:val="23"/>
          <w:cs/>
        </w:rPr>
        <w:t>.......................................</w:t>
      </w:r>
      <w:r>
        <w:rPr>
          <w:rFonts w:ascii="Utsaah" w:hAnsi="Utsaah" w:cs="Kalimati" w:hint="cs"/>
          <w:sz w:val="23"/>
          <w:szCs w:val="23"/>
          <w:cs/>
        </w:rPr>
        <w:t>वा</w:t>
      </w:r>
      <w:r w:rsidRPr="00695601">
        <w:rPr>
          <w:rFonts w:ascii="Utsaah" w:hAnsi="Utsaah" w:cs="Kalimati"/>
          <w:sz w:val="23"/>
          <w:szCs w:val="23"/>
          <w:cs/>
        </w:rPr>
        <w:t>दी</w:t>
      </w:r>
    </w:p>
    <w:p w:rsidR="00F06745" w:rsidRPr="00695601" w:rsidRDefault="00F06745" w:rsidP="00F06745">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बिरुद्ध</w:t>
      </w:r>
    </w:p>
    <w:p w:rsidR="00F06745" w:rsidRPr="00695601" w:rsidRDefault="00F06745" w:rsidP="00F06745">
      <w:pPr>
        <w:spacing w:after="0" w:line="240" w:lineRule="auto"/>
        <w:jc w:val="both"/>
        <w:rPr>
          <w:rFonts w:ascii="Utsaah" w:hAnsi="Utsaah" w:cs="Kalimati"/>
          <w:sz w:val="23"/>
          <w:szCs w:val="23"/>
        </w:rPr>
      </w:pPr>
      <w:r w:rsidRPr="00921D94">
        <w:rPr>
          <w:rFonts w:ascii="Utsaah" w:hAnsi="Utsaah" w:cs="Kalimati"/>
          <w:sz w:val="23"/>
          <w:szCs w:val="23"/>
          <w:cs/>
        </w:rPr>
        <w:t>शितल श्रेष्ठ समेत</w:t>
      </w:r>
      <w:r>
        <w:rPr>
          <w:rFonts w:ascii="Utsaah" w:hAnsi="Utsaah" w:cs="Kalimati" w:hint="cs"/>
          <w:sz w:val="23"/>
          <w:szCs w:val="23"/>
          <w:cs/>
        </w:rPr>
        <w:t>.................</w:t>
      </w:r>
      <w:r w:rsidRPr="00695601">
        <w:rPr>
          <w:rFonts w:ascii="Utsaah" w:hAnsi="Utsaah" w:cs="Kalimati"/>
          <w:sz w:val="23"/>
          <w:szCs w:val="23"/>
          <w:cs/>
        </w:rPr>
        <w:t>..</w:t>
      </w:r>
      <w:r w:rsidRPr="00695601">
        <w:rPr>
          <w:rFonts w:ascii="Utsaah" w:hAnsi="Utsaah" w:cs="Kalimati"/>
          <w:sz w:val="23"/>
          <w:szCs w:val="23"/>
        </w:rPr>
        <w:t>.</w:t>
      </w:r>
      <w:r w:rsidRPr="00695601">
        <w:rPr>
          <w:rFonts w:ascii="Utsaah" w:hAnsi="Utsaah" w:cs="Kalimati" w:hint="cs"/>
          <w:sz w:val="23"/>
          <w:szCs w:val="23"/>
          <w:cs/>
        </w:rPr>
        <w:t>..................................................................................प्रति</w:t>
      </w:r>
      <w:r>
        <w:rPr>
          <w:rFonts w:ascii="Utsaah" w:hAnsi="Utsaah" w:cs="Kalimati" w:hint="cs"/>
          <w:sz w:val="23"/>
          <w:szCs w:val="23"/>
          <w:cs/>
        </w:rPr>
        <w:t>वा</w:t>
      </w:r>
      <w:r w:rsidRPr="00695601">
        <w:rPr>
          <w:rFonts w:ascii="Utsaah" w:hAnsi="Utsaah" w:cs="Kalimati" w:hint="cs"/>
          <w:sz w:val="23"/>
          <w:szCs w:val="23"/>
          <w:cs/>
        </w:rPr>
        <w:t>दी</w:t>
      </w:r>
    </w:p>
    <w:p w:rsidR="00F06745" w:rsidRDefault="00F06745" w:rsidP="00F06745">
      <w:pPr>
        <w:spacing w:after="0" w:line="240" w:lineRule="auto"/>
        <w:jc w:val="center"/>
        <w:rPr>
          <w:rFonts w:ascii="Utsaah" w:hAnsi="Utsaah" w:cs="Kalimati"/>
          <w:sz w:val="23"/>
          <w:szCs w:val="23"/>
        </w:rPr>
      </w:pPr>
      <w:r w:rsidRPr="00C44751">
        <w:rPr>
          <w:rFonts w:ascii="Utsaah" w:hAnsi="Utsaah" w:cs="Kalimati"/>
          <w:sz w:val="23"/>
          <w:szCs w:val="23"/>
          <w:u w:val="single"/>
          <w:cs/>
        </w:rPr>
        <w:t>मुद्दाः-</w:t>
      </w:r>
      <w:r>
        <w:rPr>
          <w:rFonts w:ascii="Utsaah" w:hAnsi="Utsaah" w:cs="Kalimati" w:hint="cs"/>
          <w:sz w:val="23"/>
          <w:szCs w:val="23"/>
          <w:u w:val="single"/>
          <w:cs/>
        </w:rPr>
        <w:t xml:space="preserve"> </w:t>
      </w:r>
      <w:r w:rsidRPr="00921D94">
        <w:rPr>
          <w:rFonts w:ascii="Utsaah" w:hAnsi="Utsaah" w:cs="Kalimati"/>
          <w:sz w:val="23"/>
          <w:szCs w:val="23"/>
          <w:u w:val="single"/>
          <w:cs/>
        </w:rPr>
        <w:t>अंशसहित सम्बन्ध विच्छेद</w:t>
      </w:r>
      <w:r w:rsidRPr="00695601">
        <w:rPr>
          <w:rFonts w:ascii="Utsaah" w:hAnsi="Utsaah" w:cs="Kalimati" w:hint="cs"/>
          <w:sz w:val="23"/>
          <w:szCs w:val="23"/>
          <w:cs/>
        </w:rPr>
        <w:t>।</w:t>
      </w:r>
    </w:p>
    <w:p w:rsidR="00F06745" w:rsidRPr="00D41E34" w:rsidRDefault="00F06745" w:rsidP="00F06745">
      <w:pPr>
        <w:pStyle w:val="ListParagraph"/>
        <w:tabs>
          <w:tab w:val="left" w:pos="-90"/>
        </w:tabs>
        <w:spacing w:after="0" w:line="240" w:lineRule="auto"/>
        <w:ind w:left="0" w:right="-7" w:hanging="90"/>
        <w:jc w:val="both"/>
        <w:outlineLvl w:val="0"/>
        <w:rPr>
          <w:rFonts w:ascii="Kantipur" w:hAnsi="Kantipur" w:cs="Kalimati"/>
          <w:sz w:val="24"/>
          <w:szCs w:val="24"/>
        </w:rPr>
      </w:pPr>
      <w:r>
        <w:rPr>
          <w:rFonts w:ascii="Kantipur" w:hAnsi="Kantipur" w:cs="Kalimati" w:hint="cs"/>
          <w:sz w:val="24"/>
          <w:szCs w:val="24"/>
          <w:cs/>
        </w:rPr>
        <w:t xml:space="preserve">    </w:t>
      </w:r>
      <w:r>
        <w:rPr>
          <w:rFonts w:ascii="Kantipur" w:hAnsi="Kantipur" w:cs="Kalimati"/>
          <w:sz w:val="24"/>
          <w:szCs w:val="24"/>
        </w:rPr>
        <w:t xml:space="preserve"> </w:t>
      </w:r>
      <w:r>
        <w:rPr>
          <w:rFonts w:ascii="Kantipur" w:hAnsi="Kantipur" w:cs="Kalimati"/>
          <w:sz w:val="24"/>
          <w:szCs w:val="24"/>
          <w:cs/>
        </w:rPr>
        <w:t>यसमा</w:t>
      </w:r>
      <w:r>
        <w:rPr>
          <w:rFonts w:ascii="Kantipur" w:hAnsi="Kantipur" w:cs="Kalimati" w:hint="cs"/>
          <w:sz w:val="24"/>
          <w:szCs w:val="24"/>
          <w:cs/>
        </w:rPr>
        <w:t xml:space="preserve"> </w:t>
      </w:r>
      <w:r w:rsidRPr="00FB7C53">
        <w:rPr>
          <w:rFonts w:ascii="Kantipur" w:hAnsi="Kantipur" w:cs="Kalimati"/>
          <w:sz w:val="24"/>
          <w:szCs w:val="24"/>
          <w:cs/>
        </w:rPr>
        <w:t>वादी</w:t>
      </w:r>
      <w:r>
        <w:rPr>
          <w:rFonts w:ascii="Kantipur" w:hAnsi="Kantipur" w:cs="Kalimati" w:hint="cs"/>
          <w:sz w:val="24"/>
          <w:szCs w:val="24"/>
          <w:cs/>
        </w:rPr>
        <w:t xml:space="preserve"> </w:t>
      </w:r>
      <w:r>
        <w:rPr>
          <w:rFonts w:ascii="Utsaah" w:hAnsi="Utsaah" w:cs="Kalimati" w:hint="cs"/>
          <w:sz w:val="23"/>
          <w:szCs w:val="23"/>
          <w:cs/>
        </w:rPr>
        <w:t>प्रिया श्रेष्ठ र प्रतिवादी मध्येको अटल श्रेष्ठको वैवाहिक सम्बन्धबाट मिति 2075।5।10 मा छोरा आव्या श्रेष्ठको जायजन्म भएको भनी फिरादपत्रमा उल्लेख भएको देखिंदा</w:t>
      </w:r>
      <w:r>
        <w:rPr>
          <w:rFonts w:ascii="Kantipur" w:hAnsi="Kantipur" w:cs="Kalimati" w:hint="cs"/>
          <w:sz w:val="24"/>
          <w:szCs w:val="24"/>
          <w:cs/>
        </w:rPr>
        <w:t xml:space="preserve"> निज आव्या श्रेष्ठको खुली आएको </w:t>
      </w:r>
      <w:r>
        <w:rPr>
          <w:rFonts w:ascii="Utsaah" w:hAnsi="Utsaah" w:cs="Kalimati" w:hint="cs"/>
          <w:sz w:val="24"/>
          <w:szCs w:val="24"/>
          <w:cs/>
        </w:rPr>
        <w:t xml:space="preserve">वतनमा </w:t>
      </w:r>
      <w:r w:rsidRPr="000E47B2">
        <w:rPr>
          <w:rFonts w:ascii="Utsaah" w:hAnsi="Utsaah" w:cs="Kalimati" w:hint="cs"/>
          <w:sz w:val="24"/>
          <w:szCs w:val="24"/>
          <w:cs/>
        </w:rPr>
        <w:t>मुलुकी देवानी कार्यविधि संहिता</w:t>
      </w:r>
      <w:r w:rsidRPr="000E47B2">
        <w:rPr>
          <w:rFonts w:ascii="Utsaah" w:hAnsi="Utsaah" w:cs="Kalimati"/>
          <w:sz w:val="24"/>
          <w:szCs w:val="24"/>
        </w:rPr>
        <w:t>,</w:t>
      </w:r>
      <w:r>
        <w:rPr>
          <w:rFonts w:ascii="Utsaah" w:hAnsi="Utsaah" w:cs="Kalimati" w:hint="cs"/>
          <w:sz w:val="24"/>
          <w:szCs w:val="24"/>
          <w:cs/>
        </w:rPr>
        <w:t xml:space="preserve"> </w:t>
      </w:r>
      <w:r w:rsidRPr="000E47B2">
        <w:rPr>
          <w:rFonts w:ascii="Utsaah" w:hAnsi="Utsaah" w:cs="Kalimati" w:hint="cs"/>
          <w:sz w:val="24"/>
          <w:szCs w:val="24"/>
          <w:cs/>
        </w:rPr>
        <w:t xml:space="preserve">२०७४ को दफा १२३ बमोजिम सात दिने म्याद जारी गरी </w:t>
      </w:r>
      <w:r>
        <w:rPr>
          <w:rFonts w:ascii="Utsaah" w:hAnsi="Utsaah" w:cs="Kalimati" w:hint="cs"/>
          <w:sz w:val="24"/>
          <w:szCs w:val="24"/>
          <w:cs/>
        </w:rPr>
        <w:t xml:space="preserve">रीतपूर्वक तामेल गरी निज </w:t>
      </w:r>
      <w:r w:rsidRPr="000E47B2">
        <w:rPr>
          <w:rFonts w:ascii="Utsaah" w:hAnsi="Utsaah" w:cs="Kalimati" w:hint="cs"/>
          <w:sz w:val="24"/>
          <w:szCs w:val="24"/>
          <w:cs/>
        </w:rPr>
        <w:t xml:space="preserve">उपस्थित भए </w:t>
      </w:r>
      <w:r>
        <w:rPr>
          <w:rFonts w:ascii="Utsaah" w:hAnsi="Utsaah" w:cs="Kalimati" w:hint="cs"/>
          <w:sz w:val="24"/>
          <w:szCs w:val="24"/>
          <w:cs/>
        </w:rPr>
        <w:t xml:space="preserve">इजलास समक्ष बयानका लागि नियमानुसार पेश गर्नू </w:t>
      </w:r>
      <w:r w:rsidRPr="000E47B2">
        <w:rPr>
          <w:rFonts w:ascii="Utsaah" w:hAnsi="Utsaah" w:cs="Kalimati" w:hint="cs"/>
          <w:sz w:val="24"/>
          <w:szCs w:val="24"/>
          <w:cs/>
        </w:rPr>
        <w:t>।</w:t>
      </w:r>
      <w:r w:rsidRPr="00D41E34">
        <w:rPr>
          <w:rFonts w:ascii="Kantipur" w:hAnsi="Kantipur" w:cs="Kalimati" w:hint="cs"/>
          <w:sz w:val="24"/>
          <w:szCs w:val="24"/>
          <w:cs/>
        </w:rPr>
        <w:t xml:space="preserve">  </w:t>
      </w:r>
    </w:p>
    <w:p w:rsidR="00F06745" w:rsidRDefault="00F06745" w:rsidP="00F06745">
      <w:pPr>
        <w:spacing w:after="0"/>
        <w:jc w:val="both"/>
        <w:rPr>
          <w:rFonts w:ascii="Utsaah" w:hAnsi="Utsaah" w:cs="Kalimati"/>
          <w:sz w:val="24"/>
          <w:szCs w:val="24"/>
        </w:rPr>
      </w:pPr>
    </w:p>
    <w:p w:rsidR="00F06745" w:rsidRDefault="00F06745" w:rsidP="00F06745">
      <w:pPr>
        <w:spacing w:after="0"/>
        <w:jc w:val="both"/>
        <w:rPr>
          <w:rFonts w:ascii="Kantipur" w:hAnsi="Kantipur" w:cs="Kalimati"/>
          <w:sz w:val="24"/>
          <w:szCs w:val="24"/>
        </w:rPr>
      </w:pPr>
    </w:p>
    <w:p w:rsidR="00F06745" w:rsidRPr="009212D1" w:rsidRDefault="00F06745" w:rsidP="00F06745">
      <w:pPr>
        <w:tabs>
          <w:tab w:val="left" w:pos="589"/>
          <w:tab w:val="right" w:pos="9648"/>
        </w:tabs>
        <w:spacing w:after="0" w:line="240" w:lineRule="auto"/>
        <w:jc w:val="right"/>
        <w:rPr>
          <w:rFonts w:ascii="Kantipur" w:hAnsi="Kantipur" w:cs="Kalimati"/>
          <w:sz w:val="24"/>
          <w:szCs w:val="24"/>
        </w:rPr>
      </w:pPr>
      <w:r w:rsidRPr="000E47B2">
        <w:rPr>
          <w:rFonts w:ascii="Kantipur" w:hAnsi="Kantipur" w:cs="Kalimati" w:hint="cs"/>
          <w:sz w:val="24"/>
          <w:szCs w:val="24"/>
          <w:cs/>
        </w:rPr>
        <w:t xml:space="preserve">जिल्ला </w:t>
      </w:r>
      <w:r w:rsidRPr="000E47B2">
        <w:rPr>
          <w:rFonts w:ascii="Kantipur" w:hAnsi="Kantipur" w:cs="Kalimati"/>
          <w:sz w:val="24"/>
          <w:szCs w:val="24"/>
          <w:cs/>
        </w:rPr>
        <w:t>न्यायाधीश</w:t>
      </w:r>
    </w:p>
    <w:p w:rsidR="00F06745" w:rsidRDefault="00F06745" w:rsidP="00F06745">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२०८2</w:t>
      </w:r>
      <w:r w:rsidRPr="000E47B2">
        <w:rPr>
          <w:rFonts w:ascii="Kantipur" w:hAnsi="Kantipur" w:cs="Kalimati" w:hint="cs"/>
          <w:sz w:val="24"/>
          <w:szCs w:val="24"/>
          <w:cs/>
        </w:rPr>
        <w:t xml:space="preserve"> साल </w:t>
      </w:r>
      <w:r>
        <w:rPr>
          <w:rFonts w:ascii="Kantipur" w:hAnsi="Kantipur" w:cs="Kalimati" w:hint="cs"/>
          <w:sz w:val="24"/>
          <w:szCs w:val="24"/>
          <w:cs/>
        </w:rPr>
        <w:t xml:space="preserve">वैशाख महिना 24 </w:t>
      </w:r>
      <w:r w:rsidRPr="000E47B2">
        <w:rPr>
          <w:rFonts w:ascii="Kantipur" w:hAnsi="Kantipur" w:cs="Kalimati" w:hint="cs"/>
          <w:sz w:val="24"/>
          <w:szCs w:val="24"/>
          <w:cs/>
        </w:rPr>
        <w:t xml:space="preserve">गते रोज </w:t>
      </w:r>
      <w:r>
        <w:rPr>
          <w:rFonts w:ascii="Kantipur" w:hAnsi="Kantipur" w:cs="Kalimati" w:hint="cs"/>
          <w:sz w:val="24"/>
          <w:szCs w:val="24"/>
          <w:cs/>
        </w:rPr>
        <w:t xml:space="preserve">4 </w:t>
      </w:r>
      <w:r w:rsidRPr="000E47B2">
        <w:rPr>
          <w:rFonts w:ascii="Kantipur" w:hAnsi="Kantipur" w:cs="Kalimati" w:hint="cs"/>
          <w:sz w:val="24"/>
          <w:szCs w:val="24"/>
          <w:cs/>
        </w:rPr>
        <w:t>शुभम्.</w:t>
      </w:r>
      <w:r>
        <w:rPr>
          <w:rFonts w:ascii="Kantipur" w:hAnsi="Kantipur" w:cs="Kalimati" w:hint="cs"/>
          <w:sz w:val="24"/>
          <w:szCs w:val="24"/>
          <w:cs/>
        </w:rPr>
        <w:t>.</w:t>
      </w:r>
      <w:r w:rsidRPr="000E47B2">
        <w:rPr>
          <w:rFonts w:ascii="Kantipur" w:hAnsi="Kantipur" w:cs="Kalimati" w:hint="cs"/>
          <w:sz w:val="24"/>
          <w:szCs w:val="24"/>
          <w:cs/>
        </w:rPr>
        <w:t>................................</w:t>
      </w:r>
      <w:r>
        <w:rPr>
          <w:rFonts w:ascii="Kantipur" w:hAnsi="Kantipur" w:cs="Kalimati" w:hint="cs"/>
          <w:sz w:val="24"/>
          <w:szCs w:val="24"/>
          <w:cs/>
        </w:rPr>
        <w:t>............।</w:t>
      </w: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F06745" w:rsidRDefault="00F06745" w:rsidP="00F06745">
      <w:pPr>
        <w:spacing w:after="0" w:line="240" w:lineRule="auto"/>
        <w:jc w:val="center"/>
        <w:rPr>
          <w:rFonts w:ascii="Kantipur" w:hAnsi="Kantipur" w:cs="Kalimati"/>
          <w:sz w:val="24"/>
          <w:szCs w:val="24"/>
        </w:rPr>
      </w:pPr>
    </w:p>
    <w:p w:rsidR="004A1235" w:rsidRPr="00695601" w:rsidRDefault="004A1235" w:rsidP="00F06745">
      <w:pPr>
        <w:spacing w:after="0" w:line="240" w:lineRule="auto"/>
        <w:jc w:val="center"/>
        <w:rPr>
          <w:rFonts w:ascii="Utsaah" w:hAnsi="Utsaah" w:cs="Kalimati"/>
          <w:b/>
          <w:bCs/>
          <w:sz w:val="23"/>
          <w:szCs w:val="23"/>
        </w:rPr>
      </w:pPr>
      <w:r w:rsidRPr="00695601">
        <w:rPr>
          <w:rFonts w:ascii="Utsaah" w:hAnsi="Utsaah" w:cs="Kalimati"/>
          <w:b/>
          <w:bCs/>
          <w:sz w:val="23"/>
          <w:szCs w:val="23"/>
          <w:cs/>
        </w:rPr>
        <w:t xml:space="preserve">श्री </w:t>
      </w:r>
    </w:p>
    <w:p w:rsidR="004A1235" w:rsidRPr="004A1235" w:rsidRDefault="004A1235" w:rsidP="004A1235">
      <w:pPr>
        <w:spacing w:after="0" w:line="240" w:lineRule="auto"/>
        <w:jc w:val="center"/>
        <w:rPr>
          <w:rFonts w:ascii="Utsaah" w:hAnsi="Utsaah" w:cs="Kalimati"/>
          <w:b/>
          <w:bCs/>
          <w:sz w:val="28"/>
          <w:szCs w:val="28"/>
        </w:rPr>
      </w:pPr>
      <w:r w:rsidRPr="004A1235">
        <w:rPr>
          <w:rFonts w:ascii="Utsaah" w:hAnsi="Utsaah" w:cs="Kalimati" w:hint="cs"/>
          <w:b/>
          <w:bCs/>
          <w:sz w:val="28"/>
          <w:szCs w:val="28"/>
          <w:cs/>
        </w:rPr>
        <w:t xml:space="preserve">काठमाडौं </w:t>
      </w:r>
      <w:r w:rsidRPr="004A1235">
        <w:rPr>
          <w:rFonts w:ascii="Utsaah" w:hAnsi="Utsaah" w:cs="Kalimati"/>
          <w:b/>
          <w:bCs/>
          <w:sz w:val="28"/>
          <w:szCs w:val="28"/>
          <w:cs/>
        </w:rPr>
        <w:t>जिल्ला अदालत</w:t>
      </w:r>
    </w:p>
    <w:p w:rsidR="004A1235" w:rsidRPr="004A1235" w:rsidRDefault="004A1235" w:rsidP="004A1235">
      <w:pPr>
        <w:spacing w:after="0" w:line="240" w:lineRule="auto"/>
        <w:jc w:val="center"/>
        <w:rPr>
          <w:rFonts w:ascii="Utsaah" w:hAnsi="Utsaah" w:cs="Kalimati"/>
          <w:b/>
          <w:bCs/>
          <w:sz w:val="28"/>
          <w:szCs w:val="28"/>
          <w:u w:val="single"/>
        </w:rPr>
      </w:pPr>
      <w:r w:rsidRPr="004A1235">
        <w:rPr>
          <w:rFonts w:ascii="Utsaah" w:hAnsi="Utsaah" w:cs="Kalimati"/>
          <w:b/>
          <w:bCs/>
          <w:sz w:val="28"/>
          <w:szCs w:val="28"/>
          <w:u w:val="single"/>
          <w:cs/>
        </w:rPr>
        <w:t>इजलास</w:t>
      </w:r>
    </w:p>
    <w:p w:rsidR="004A1235" w:rsidRPr="00695601" w:rsidRDefault="004A1235" w:rsidP="004A1235">
      <w:pPr>
        <w:spacing w:after="0" w:line="240" w:lineRule="auto"/>
        <w:jc w:val="center"/>
        <w:rPr>
          <w:rFonts w:ascii="Utsaah" w:hAnsi="Utsaah" w:cs="Kalimati"/>
          <w:sz w:val="23"/>
          <w:szCs w:val="23"/>
        </w:rPr>
      </w:pPr>
      <w:r w:rsidRPr="00695601">
        <w:rPr>
          <w:rFonts w:ascii="Utsaah" w:hAnsi="Utsaah" w:cs="Kalimati"/>
          <w:sz w:val="23"/>
          <w:szCs w:val="23"/>
          <w:cs/>
        </w:rPr>
        <w:t xml:space="preserve">माननीय जिल्ला न्यायाधीश श्री </w:t>
      </w:r>
      <w:r>
        <w:rPr>
          <w:rFonts w:ascii="Utsaah" w:hAnsi="Utsaah" w:cs="Kalimati" w:hint="cs"/>
          <w:sz w:val="23"/>
          <w:szCs w:val="23"/>
          <w:cs/>
        </w:rPr>
        <w:t>तारादेवी महर्जन</w:t>
      </w:r>
    </w:p>
    <w:p w:rsidR="004A1235" w:rsidRPr="00695601" w:rsidRDefault="004A1235" w:rsidP="004A1235">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आदेश</w:t>
      </w:r>
    </w:p>
    <w:p w:rsidR="004A1235" w:rsidRPr="00B130C6" w:rsidRDefault="004A1235" w:rsidP="00B130C6">
      <w:pPr>
        <w:spacing w:after="0" w:line="240" w:lineRule="auto"/>
        <w:jc w:val="center"/>
        <w:rPr>
          <w:rFonts w:ascii="Utsaah" w:hAnsi="Utsaah" w:cs="Kalimati"/>
          <w:b/>
          <w:bCs/>
          <w:sz w:val="24"/>
          <w:szCs w:val="24"/>
        </w:rPr>
      </w:pPr>
      <w:r>
        <w:rPr>
          <w:rFonts w:ascii="Utsaah" w:hAnsi="Utsaah" w:cs="Kalimati"/>
          <w:b/>
          <w:bCs/>
          <w:sz w:val="24"/>
          <w:szCs w:val="24"/>
          <w:cs/>
        </w:rPr>
        <w:t xml:space="preserve">मुद्दा </w:t>
      </w:r>
      <w:r w:rsidRPr="00D6062A">
        <w:rPr>
          <w:rFonts w:ascii="Utsaah" w:hAnsi="Utsaah" w:cs="Kalimati"/>
          <w:b/>
          <w:bCs/>
          <w:sz w:val="26"/>
          <w:szCs w:val="26"/>
          <w:cs/>
        </w:rPr>
        <w:t>न</w:t>
      </w:r>
      <w:r>
        <w:rPr>
          <w:rFonts w:ascii="Utsaah" w:hAnsi="Utsaah" w:cs="Kalimati" w:hint="cs"/>
          <w:b/>
          <w:bCs/>
          <w:sz w:val="26"/>
          <w:szCs w:val="26"/>
          <w:cs/>
        </w:rPr>
        <w:t>ं.</w:t>
      </w:r>
      <w:r w:rsidR="00B130C6" w:rsidRPr="00B130C6">
        <w:rPr>
          <w:rFonts w:cs="Kokila"/>
          <w:cs/>
        </w:rPr>
        <w:t xml:space="preserve"> </w:t>
      </w:r>
      <w:r w:rsidR="00921D94" w:rsidRPr="00921D94">
        <w:rPr>
          <w:rFonts w:ascii="Utsaah" w:hAnsi="Utsaah" w:cs="Kalimati"/>
          <w:b/>
          <w:bCs/>
          <w:sz w:val="26"/>
          <w:szCs w:val="26"/>
          <w:cs/>
        </w:rPr>
        <w:t>०८०-</w:t>
      </w:r>
      <w:r w:rsidR="00921D94" w:rsidRPr="00921D94">
        <w:rPr>
          <w:rFonts w:ascii="Utsaah" w:hAnsi="Utsaah" w:cs="Kalimati"/>
          <w:b/>
          <w:bCs/>
          <w:sz w:val="26"/>
          <w:szCs w:val="26"/>
        </w:rPr>
        <w:t>CP-</w:t>
      </w:r>
      <w:r w:rsidR="00921D94" w:rsidRPr="00921D94">
        <w:rPr>
          <w:rFonts w:ascii="Utsaah" w:hAnsi="Utsaah" w:cs="Kalimati"/>
          <w:b/>
          <w:bCs/>
          <w:sz w:val="26"/>
          <w:szCs w:val="26"/>
          <w:cs/>
        </w:rPr>
        <w:t>०६३५</w:t>
      </w:r>
    </w:p>
    <w:p w:rsidR="004A1235" w:rsidRPr="00695601" w:rsidRDefault="00921D94" w:rsidP="004A1235">
      <w:pPr>
        <w:spacing w:after="0" w:line="240" w:lineRule="auto"/>
        <w:jc w:val="both"/>
        <w:rPr>
          <w:rFonts w:ascii="Utsaah" w:hAnsi="Utsaah" w:cs="Kalimati"/>
          <w:sz w:val="23"/>
          <w:szCs w:val="23"/>
        </w:rPr>
      </w:pPr>
      <w:r>
        <w:rPr>
          <w:rFonts w:ascii="Utsaah" w:hAnsi="Utsaah" w:cs="Kalimati"/>
          <w:sz w:val="23"/>
          <w:szCs w:val="23"/>
          <w:cs/>
        </w:rPr>
        <w:t>प्रिया श्रेष्ठ</w:t>
      </w:r>
      <w:r>
        <w:rPr>
          <w:rFonts w:ascii="Utsaah" w:hAnsi="Utsaah" w:cs="Kalimati" w:hint="cs"/>
          <w:sz w:val="23"/>
          <w:szCs w:val="23"/>
          <w:cs/>
        </w:rPr>
        <w:t>....</w:t>
      </w:r>
      <w:r w:rsidR="004A1235">
        <w:rPr>
          <w:rFonts w:ascii="Utsaah" w:hAnsi="Utsaah" w:cs="Kalimati" w:hint="cs"/>
          <w:sz w:val="23"/>
          <w:szCs w:val="23"/>
          <w:cs/>
        </w:rPr>
        <w:t>.........</w:t>
      </w:r>
      <w:r w:rsidR="00B130C6">
        <w:rPr>
          <w:rFonts w:ascii="Utsaah" w:hAnsi="Utsaah" w:cs="Kalimati" w:hint="cs"/>
          <w:sz w:val="23"/>
          <w:szCs w:val="23"/>
          <w:cs/>
        </w:rPr>
        <w:t>...........</w:t>
      </w:r>
      <w:r w:rsidR="004A1235">
        <w:rPr>
          <w:rFonts w:ascii="Utsaah" w:hAnsi="Utsaah" w:cs="Kalimati" w:hint="cs"/>
          <w:sz w:val="23"/>
          <w:szCs w:val="23"/>
          <w:cs/>
        </w:rPr>
        <w:t>.........</w:t>
      </w:r>
      <w:r w:rsidR="004A1235" w:rsidRPr="00695601">
        <w:rPr>
          <w:rFonts w:ascii="Utsaah" w:hAnsi="Utsaah" w:cs="Kalimati"/>
          <w:sz w:val="23"/>
          <w:szCs w:val="23"/>
          <w:cs/>
        </w:rPr>
        <w:t>............</w:t>
      </w:r>
      <w:r w:rsidR="004A1235" w:rsidRPr="00695601">
        <w:rPr>
          <w:rFonts w:ascii="Utsaah" w:hAnsi="Utsaah" w:cs="Kalimati" w:hint="cs"/>
          <w:sz w:val="23"/>
          <w:szCs w:val="23"/>
          <w:cs/>
        </w:rPr>
        <w:t>......</w:t>
      </w:r>
      <w:r w:rsidR="004A1235" w:rsidRPr="00695601">
        <w:rPr>
          <w:rFonts w:ascii="Utsaah" w:hAnsi="Utsaah" w:cs="Kalimati"/>
          <w:sz w:val="23"/>
          <w:szCs w:val="23"/>
          <w:cs/>
        </w:rPr>
        <w:t>..........................</w:t>
      </w:r>
      <w:r w:rsidR="00B130C6">
        <w:rPr>
          <w:rFonts w:ascii="Utsaah" w:hAnsi="Utsaah" w:cs="Kalimati" w:hint="cs"/>
          <w:sz w:val="23"/>
          <w:szCs w:val="23"/>
          <w:cs/>
        </w:rPr>
        <w:t>.</w:t>
      </w:r>
      <w:r w:rsidR="004A1235" w:rsidRPr="00695601">
        <w:rPr>
          <w:rFonts w:ascii="Utsaah" w:hAnsi="Utsaah" w:cs="Kalimati"/>
          <w:sz w:val="23"/>
          <w:szCs w:val="23"/>
          <w:cs/>
        </w:rPr>
        <w:t>.......................................</w:t>
      </w:r>
      <w:r>
        <w:rPr>
          <w:rFonts w:ascii="Utsaah" w:hAnsi="Utsaah" w:cs="Kalimati" w:hint="cs"/>
          <w:sz w:val="23"/>
          <w:szCs w:val="23"/>
          <w:cs/>
        </w:rPr>
        <w:t>वा</w:t>
      </w:r>
      <w:r w:rsidR="004A1235" w:rsidRPr="00695601">
        <w:rPr>
          <w:rFonts w:ascii="Utsaah" w:hAnsi="Utsaah" w:cs="Kalimati"/>
          <w:sz w:val="23"/>
          <w:szCs w:val="23"/>
          <w:cs/>
        </w:rPr>
        <w:t>दी</w:t>
      </w:r>
    </w:p>
    <w:p w:rsidR="004A1235" w:rsidRPr="00695601" w:rsidRDefault="004A1235" w:rsidP="004A1235">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बिरुद्ध</w:t>
      </w:r>
    </w:p>
    <w:p w:rsidR="004A1235" w:rsidRPr="00695601" w:rsidRDefault="00921D94" w:rsidP="004A1235">
      <w:pPr>
        <w:spacing w:after="0" w:line="240" w:lineRule="auto"/>
        <w:jc w:val="both"/>
        <w:rPr>
          <w:rFonts w:ascii="Utsaah" w:hAnsi="Utsaah" w:cs="Kalimati"/>
          <w:sz w:val="23"/>
          <w:szCs w:val="23"/>
        </w:rPr>
      </w:pPr>
      <w:r w:rsidRPr="00921D94">
        <w:rPr>
          <w:rFonts w:ascii="Utsaah" w:hAnsi="Utsaah" w:cs="Kalimati"/>
          <w:sz w:val="23"/>
          <w:szCs w:val="23"/>
          <w:cs/>
        </w:rPr>
        <w:t>शितल श्रेष्ठ समेत</w:t>
      </w:r>
      <w:r w:rsidR="004A1235">
        <w:rPr>
          <w:rFonts w:ascii="Utsaah" w:hAnsi="Utsaah" w:cs="Kalimati" w:hint="cs"/>
          <w:sz w:val="23"/>
          <w:szCs w:val="23"/>
          <w:cs/>
        </w:rPr>
        <w:t>...</w:t>
      </w:r>
      <w:r w:rsidR="00B130C6">
        <w:rPr>
          <w:rFonts w:ascii="Utsaah" w:hAnsi="Utsaah" w:cs="Kalimati" w:hint="cs"/>
          <w:sz w:val="23"/>
          <w:szCs w:val="23"/>
          <w:cs/>
        </w:rPr>
        <w:t>..........</w:t>
      </w:r>
      <w:r w:rsidR="004A1235">
        <w:rPr>
          <w:rFonts w:ascii="Utsaah" w:hAnsi="Utsaah" w:cs="Kalimati" w:hint="cs"/>
          <w:sz w:val="23"/>
          <w:szCs w:val="23"/>
          <w:cs/>
        </w:rPr>
        <w:t>....</w:t>
      </w:r>
      <w:r w:rsidR="004A1235" w:rsidRPr="00695601">
        <w:rPr>
          <w:rFonts w:ascii="Utsaah" w:hAnsi="Utsaah" w:cs="Kalimati"/>
          <w:sz w:val="23"/>
          <w:szCs w:val="23"/>
          <w:cs/>
        </w:rPr>
        <w:t>..</w:t>
      </w:r>
      <w:r w:rsidR="004A1235" w:rsidRPr="00695601">
        <w:rPr>
          <w:rFonts w:ascii="Utsaah" w:hAnsi="Utsaah" w:cs="Kalimati"/>
          <w:sz w:val="23"/>
          <w:szCs w:val="23"/>
        </w:rPr>
        <w:t>.</w:t>
      </w:r>
      <w:r w:rsidR="004A1235" w:rsidRPr="00695601">
        <w:rPr>
          <w:rFonts w:ascii="Utsaah" w:hAnsi="Utsaah" w:cs="Kalimati" w:hint="cs"/>
          <w:sz w:val="23"/>
          <w:szCs w:val="23"/>
          <w:cs/>
        </w:rPr>
        <w:t>..................................................................................प्रति</w:t>
      </w:r>
      <w:r w:rsidR="00E252B5">
        <w:rPr>
          <w:rFonts w:ascii="Utsaah" w:hAnsi="Utsaah" w:cs="Kalimati" w:hint="cs"/>
          <w:sz w:val="23"/>
          <w:szCs w:val="23"/>
          <w:cs/>
        </w:rPr>
        <w:t>वा</w:t>
      </w:r>
      <w:r w:rsidR="004A1235" w:rsidRPr="00695601">
        <w:rPr>
          <w:rFonts w:ascii="Utsaah" w:hAnsi="Utsaah" w:cs="Kalimati" w:hint="cs"/>
          <w:sz w:val="23"/>
          <w:szCs w:val="23"/>
          <w:cs/>
        </w:rPr>
        <w:t>दी</w:t>
      </w:r>
    </w:p>
    <w:p w:rsidR="004A1235" w:rsidRDefault="004A1235" w:rsidP="004A1235">
      <w:pPr>
        <w:spacing w:after="0" w:line="240" w:lineRule="auto"/>
        <w:jc w:val="center"/>
        <w:rPr>
          <w:rFonts w:ascii="Utsaah" w:hAnsi="Utsaah" w:cs="Kalimati"/>
          <w:sz w:val="23"/>
          <w:szCs w:val="23"/>
        </w:rPr>
      </w:pPr>
      <w:r w:rsidRPr="00C44751">
        <w:rPr>
          <w:rFonts w:ascii="Utsaah" w:hAnsi="Utsaah" w:cs="Kalimati"/>
          <w:sz w:val="23"/>
          <w:szCs w:val="23"/>
          <w:u w:val="single"/>
          <w:cs/>
        </w:rPr>
        <w:t>मुद्दाः-</w:t>
      </w:r>
      <w:r w:rsidR="00327508">
        <w:rPr>
          <w:rFonts w:ascii="Utsaah" w:hAnsi="Utsaah" w:cs="Kalimati" w:hint="cs"/>
          <w:sz w:val="23"/>
          <w:szCs w:val="23"/>
          <w:u w:val="single"/>
          <w:cs/>
        </w:rPr>
        <w:t xml:space="preserve"> </w:t>
      </w:r>
      <w:r w:rsidR="00921D94" w:rsidRPr="00921D94">
        <w:rPr>
          <w:rFonts w:ascii="Utsaah" w:hAnsi="Utsaah" w:cs="Kalimati"/>
          <w:sz w:val="23"/>
          <w:szCs w:val="23"/>
          <w:u w:val="single"/>
          <w:cs/>
        </w:rPr>
        <w:t>अंशसहित सम्बन्ध विच्छेद</w:t>
      </w:r>
      <w:r w:rsidRPr="00695601">
        <w:rPr>
          <w:rFonts w:ascii="Utsaah" w:hAnsi="Utsaah" w:cs="Kalimati" w:hint="cs"/>
          <w:sz w:val="23"/>
          <w:szCs w:val="23"/>
          <w:cs/>
        </w:rPr>
        <w:t>।</w:t>
      </w:r>
    </w:p>
    <w:p w:rsidR="004A1235" w:rsidRPr="00D41E34" w:rsidRDefault="004A1235" w:rsidP="004A1235">
      <w:pPr>
        <w:pStyle w:val="ListParagraph"/>
        <w:tabs>
          <w:tab w:val="left" w:pos="-90"/>
        </w:tabs>
        <w:spacing w:after="0" w:line="240" w:lineRule="auto"/>
        <w:ind w:left="0" w:right="-7" w:hanging="90"/>
        <w:jc w:val="both"/>
        <w:outlineLvl w:val="0"/>
        <w:rPr>
          <w:rFonts w:ascii="Kantipur" w:hAnsi="Kantipur" w:cs="Kalimati"/>
          <w:sz w:val="24"/>
          <w:szCs w:val="24"/>
        </w:rPr>
      </w:pPr>
      <w:r>
        <w:rPr>
          <w:rFonts w:ascii="Kantipur" w:hAnsi="Kantipur" w:cs="Kalimati" w:hint="cs"/>
          <w:sz w:val="24"/>
          <w:szCs w:val="24"/>
          <w:cs/>
        </w:rPr>
        <w:t xml:space="preserve">    </w:t>
      </w:r>
      <w:r>
        <w:rPr>
          <w:rFonts w:ascii="Kantipur" w:hAnsi="Kantipur" w:cs="Kalimati"/>
          <w:sz w:val="24"/>
          <w:szCs w:val="24"/>
        </w:rPr>
        <w:t xml:space="preserve"> </w:t>
      </w:r>
      <w:r>
        <w:rPr>
          <w:rFonts w:ascii="Kantipur" w:hAnsi="Kantipur" w:cs="Kalimati"/>
          <w:sz w:val="24"/>
          <w:szCs w:val="24"/>
          <w:cs/>
        </w:rPr>
        <w:t>यसमा</w:t>
      </w:r>
      <w:r>
        <w:rPr>
          <w:rFonts w:ascii="Kantipur" w:hAnsi="Kantipur" w:cs="Kalimati" w:hint="cs"/>
          <w:sz w:val="24"/>
          <w:szCs w:val="24"/>
          <w:cs/>
        </w:rPr>
        <w:t xml:space="preserve"> </w:t>
      </w:r>
      <w:r w:rsidRPr="00FB7C53">
        <w:rPr>
          <w:rFonts w:ascii="Kantipur" w:hAnsi="Kantipur" w:cs="Kalimati"/>
          <w:sz w:val="24"/>
          <w:szCs w:val="24"/>
          <w:cs/>
        </w:rPr>
        <w:t>वादी</w:t>
      </w:r>
      <w:r>
        <w:rPr>
          <w:rFonts w:ascii="Kantipur" w:hAnsi="Kantipur" w:cs="Kalimati" w:hint="cs"/>
          <w:sz w:val="24"/>
          <w:szCs w:val="24"/>
          <w:cs/>
        </w:rPr>
        <w:t xml:space="preserve"> </w:t>
      </w:r>
      <w:r w:rsidR="00E60533">
        <w:rPr>
          <w:rFonts w:ascii="Utsaah" w:hAnsi="Utsaah" w:cs="Kalimati" w:hint="cs"/>
          <w:sz w:val="23"/>
          <w:szCs w:val="23"/>
          <w:cs/>
        </w:rPr>
        <w:t>प्रिया श्रेष्ठ</w:t>
      </w:r>
      <w:r w:rsidR="00C361C8">
        <w:rPr>
          <w:rFonts w:ascii="Utsaah" w:hAnsi="Utsaah" w:cs="Kalimati" w:hint="cs"/>
          <w:sz w:val="23"/>
          <w:szCs w:val="23"/>
          <w:cs/>
        </w:rPr>
        <w:t xml:space="preserve"> र प्रतिवादी मध्येको अटल श्रेष्ठको वैवाहिक सम्बन्धबाट मिति 2075।5।10 मा छोरा आव्या श्रेष्ठ</w:t>
      </w:r>
      <w:r w:rsidR="008361F5">
        <w:rPr>
          <w:rFonts w:ascii="Utsaah" w:hAnsi="Utsaah" w:cs="Kalimati" w:hint="cs"/>
          <w:sz w:val="23"/>
          <w:szCs w:val="23"/>
          <w:cs/>
        </w:rPr>
        <w:t xml:space="preserve">को जायजन्म भएको भनी फिरादपत्रमा उल्लेख </w:t>
      </w:r>
      <w:r w:rsidR="00740BFA">
        <w:rPr>
          <w:rFonts w:ascii="Utsaah" w:hAnsi="Utsaah" w:cs="Kalimati" w:hint="cs"/>
          <w:sz w:val="23"/>
          <w:szCs w:val="23"/>
          <w:cs/>
        </w:rPr>
        <w:t>भएको देखिंदा</w:t>
      </w:r>
      <w:r>
        <w:rPr>
          <w:rFonts w:ascii="Kantipur" w:hAnsi="Kantipur" w:cs="Kalimati" w:hint="cs"/>
          <w:sz w:val="24"/>
          <w:szCs w:val="24"/>
          <w:cs/>
        </w:rPr>
        <w:t xml:space="preserve"> </w:t>
      </w:r>
      <w:r w:rsidR="002F1453">
        <w:rPr>
          <w:rFonts w:ascii="Kantipur" w:hAnsi="Kantipur" w:cs="Kalimati" w:hint="cs"/>
          <w:sz w:val="24"/>
          <w:szCs w:val="24"/>
          <w:cs/>
        </w:rPr>
        <w:t xml:space="preserve">निज आव्या श्रेष्ठको खुली आएको </w:t>
      </w:r>
      <w:r w:rsidR="002F1453">
        <w:rPr>
          <w:rFonts w:ascii="Utsaah" w:hAnsi="Utsaah" w:cs="Kalimati" w:hint="cs"/>
          <w:sz w:val="24"/>
          <w:szCs w:val="24"/>
          <w:cs/>
        </w:rPr>
        <w:t xml:space="preserve">वतनमा </w:t>
      </w:r>
      <w:r w:rsidR="002F1453" w:rsidRPr="000E47B2">
        <w:rPr>
          <w:rFonts w:ascii="Utsaah" w:hAnsi="Utsaah" w:cs="Kalimati" w:hint="cs"/>
          <w:sz w:val="24"/>
          <w:szCs w:val="24"/>
          <w:cs/>
        </w:rPr>
        <w:t>मुलुकी देवानी कार्यविधि संहिता</w:t>
      </w:r>
      <w:r w:rsidR="002F1453" w:rsidRPr="000E47B2">
        <w:rPr>
          <w:rFonts w:ascii="Utsaah" w:hAnsi="Utsaah" w:cs="Kalimati"/>
          <w:sz w:val="24"/>
          <w:szCs w:val="24"/>
        </w:rPr>
        <w:t>,</w:t>
      </w:r>
      <w:r w:rsidR="002F1453">
        <w:rPr>
          <w:rFonts w:ascii="Utsaah" w:hAnsi="Utsaah" w:cs="Kalimati" w:hint="cs"/>
          <w:sz w:val="24"/>
          <w:szCs w:val="24"/>
          <w:cs/>
        </w:rPr>
        <w:t xml:space="preserve"> </w:t>
      </w:r>
      <w:r w:rsidR="002F1453" w:rsidRPr="000E47B2">
        <w:rPr>
          <w:rFonts w:ascii="Utsaah" w:hAnsi="Utsaah" w:cs="Kalimati" w:hint="cs"/>
          <w:sz w:val="24"/>
          <w:szCs w:val="24"/>
          <w:cs/>
        </w:rPr>
        <w:t xml:space="preserve">२०७४ को दफा १२३ बमोजिम सात दिने म्याद जारी गरी </w:t>
      </w:r>
      <w:r w:rsidR="002F1453">
        <w:rPr>
          <w:rFonts w:ascii="Utsaah" w:hAnsi="Utsaah" w:cs="Kalimati" w:hint="cs"/>
          <w:sz w:val="24"/>
          <w:szCs w:val="24"/>
          <w:cs/>
        </w:rPr>
        <w:t xml:space="preserve">रीतपूर्वक तामेल गरी निज </w:t>
      </w:r>
      <w:r w:rsidR="002F1453" w:rsidRPr="000E47B2">
        <w:rPr>
          <w:rFonts w:ascii="Utsaah" w:hAnsi="Utsaah" w:cs="Kalimati" w:hint="cs"/>
          <w:sz w:val="24"/>
          <w:szCs w:val="24"/>
          <w:cs/>
        </w:rPr>
        <w:t xml:space="preserve">उपस्थित भए </w:t>
      </w:r>
      <w:r w:rsidR="002F1453">
        <w:rPr>
          <w:rFonts w:ascii="Utsaah" w:hAnsi="Utsaah" w:cs="Kalimati" w:hint="cs"/>
          <w:sz w:val="24"/>
          <w:szCs w:val="24"/>
          <w:cs/>
        </w:rPr>
        <w:t xml:space="preserve">इजलास समक्ष बयानका लागि नियमानुसार पेश गर्नू </w:t>
      </w:r>
      <w:r w:rsidR="002F1453" w:rsidRPr="000E47B2">
        <w:rPr>
          <w:rFonts w:ascii="Utsaah" w:hAnsi="Utsaah" w:cs="Kalimati" w:hint="cs"/>
          <w:sz w:val="24"/>
          <w:szCs w:val="24"/>
          <w:cs/>
        </w:rPr>
        <w:t>।</w:t>
      </w:r>
      <w:r w:rsidRPr="00D41E34">
        <w:rPr>
          <w:rFonts w:ascii="Kantipur" w:hAnsi="Kantipur" w:cs="Kalimati" w:hint="cs"/>
          <w:sz w:val="24"/>
          <w:szCs w:val="24"/>
          <w:cs/>
        </w:rPr>
        <w:t xml:space="preserve">  </w:t>
      </w:r>
    </w:p>
    <w:p w:rsidR="004A1235" w:rsidRDefault="004A1235" w:rsidP="004A1235">
      <w:pPr>
        <w:spacing w:after="0"/>
        <w:jc w:val="both"/>
        <w:rPr>
          <w:rFonts w:ascii="Utsaah" w:hAnsi="Utsaah" w:cs="Kalimati"/>
          <w:sz w:val="24"/>
          <w:szCs w:val="24"/>
        </w:rPr>
      </w:pPr>
    </w:p>
    <w:p w:rsidR="008103A7" w:rsidRDefault="008103A7" w:rsidP="004A1235">
      <w:pPr>
        <w:spacing w:after="0"/>
        <w:jc w:val="both"/>
        <w:rPr>
          <w:rFonts w:ascii="Kantipur" w:hAnsi="Kantipur" w:cs="Kalimati"/>
          <w:sz w:val="24"/>
          <w:szCs w:val="24"/>
        </w:rPr>
      </w:pPr>
    </w:p>
    <w:p w:rsidR="004A1235" w:rsidRPr="009212D1" w:rsidRDefault="004A1235" w:rsidP="009212D1">
      <w:pPr>
        <w:tabs>
          <w:tab w:val="left" w:pos="589"/>
          <w:tab w:val="right" w:pos="9648"/>
        </w:tabs>
        <w:spacing w:after="0" w:line="240" w:lineRule="auto"/>
        <w:jc w:val="right"/>
        <w:rPr>
          <w:rFonts w:ascii="Kantipur" w:hAnsi="Kantipur" w:cs="Kalimati"/>
          <w:sz w:val="24"/>
          <w:szCs w:val="24"/>
        </w:rPr>
      </w:pPr>
      <w:r w:rsidRPr="000E47B2">
        <w:rPr>
          <w:rFonts w:ascii="Kantipur" w:hAnsi="Kantipur" w:cs="Kalimati" w:hint="cs"/>
          <w:sz w:val="24"/>
          <w:szCs w:val="24"/>
          <w:cs/>
        </w:rPr>
        <w:t xml:space="preserve">जिल्ला </w:t>
      </w:r>
      <w:r w:rsidRPr="000E47B2">
        <w:rPr>
          <w:rFonts w:ascii="Kantipur" w:hAnsi="Kantipur" w:cs="Kalimati"/>
          <w:sz w:val="24"/>
          <w:szCs w:val="24"/>
          <w:cs/>
        </w:rPr>
        <w:t>न्यायाधीश</w:t>
      </w:r>
    </w:p>
    <w:p w:rsidR="004A1235" w:rsidRPr="000E47B2" w:rsidRDefault="004A1235" w:rsidP="004A1235">
      <w:pPr>
        <w:tabs>
          <w:tab w:val="left" w:pos="5267"/>
        </w:tabs>
        <w:spacing w:after="0" w:line="240" w:lineRule="auto"/>
        <w:rPr>
          <w:rFonts w:ascii="Kantipur" w:hAnsi="Kantipur" w:cs="Kalimati"/>
          <w:sz w:val="24"/>
          <w:szCs w:val="24"/>
        </w:rPr>
      </w:pPr>
      <w:r>
        <w:rPr>
          <w:rFonts w:ascii="Kantipur" w:hAnsi="Kantipur" w:cs="Kalimati" w:hint="cs"/>
          <w:sz w:val="24"/>
          <w:szCs w:val="24"/>
          <w:cs/>
        </w:rPr>
        <w:t xml:space="preserve">ईति </w:t>
      </w:r>
      <w:r w:rsidR="00216331">
        <w:rPr>
          <w:rFonts w:ascii="Kantipur" w:hAnsi="Kantipur" w:cs="Kalimati" w:hint="cs"/>
          <w:sz w:val="24"/>
          <w:szCs w:val="24"/>
          <w:cs/>
        </w:rPr>
        <w:t>स</w:t>
      </w:r>
      <w:r w:rsidR="002F1453">
        <w:rPr>
          <w:rFonts w:ascii="Kantipur" w:hAnsi="Kantipur" w:cs="Kalimati" w:hint="cs"/>
          <w:sz w:val="24"/>
          <w:szCs w:val="24"/>
          <w:cs/>
        </w:rPr>
        <w:t>म्व</w:t>
      </w:r>
      <w:r w:rsidR="00216331">
        <w:rPr>
          <w:rFonts w:ascii="Kantipur" w:hAnsi="Kantipur" w:cs="Kalimati" w:hint="cs"/>
          <w:sz w:val="24"/>
          <w:szCs w:val="24"/>
          <w:cs/>
        </w:rPr>
        <w:t>त् २०८</w:t>
      </w:r>
      <w:r w:rsidR="002F1453">
        <w:rPr>
          <w:rFonts w:ascii="Kantipur" w:hAnsi="Kantipur" w:cs="Kalimati" w:hint="cs"/>
          <w:sz w:val="24"/>
          <w:szCs w:val="24"/>
          <w:cs/>
        </w:rPr>
        <w:t>2</w:t>
      </w:r>
      <w:r w:rsidRPr="000E47B2">
        <w:rPr>
          <w:rFonts w:ascii="Kantipur" w:hAnsi="Kantipur" w:cs="Kalimati" w:hint="cs"/>
          <w:sz w:val="24"/>
          <w:szCs w:val="24"/>
          <w:cs/>
        </w:rPr>
        <w:t xml:space="preserve"> साल </w:t>
      </w:r>
      <w:r w:rsidR="002F1453">
        <w:rPr>
          <w:rFonts w:ascii="Kantipur" w:hAnsi="Kantipur" w:cs="Kalimati" w:hint="cs"/>
          <w:sz w:val="24"/>
          <w:szCs w:val="24"/>
          <w:cs/>
        </w:rPr>
        <w:t xml:space="preserve">वैशाख महिना </w:t>
      </w:r>
      <w:r w:rsidR="00965977">
        <w:rPr>
          <w:rFonts w:ascii="Kantipur" w:hAnsi="Kantipur" w:cs="Kalimati" w:hint="cs"/>
          <w:sz w:val="24"/>
          <w:szCs w:val="24"/>
          <w:cs/>
        </w:rPr>
        <w:t>24</w:t>
      </w:r>
      <w:r w:rsidR="0064098B">
        <w:rPr>
          <w:rFonts w:ascii="Kantipur" w:hAnsi="Kantipur" w:cs="Kalimati" w:hint="cs"/>
          <w:sz w:val="24"/>
          <w:szCs w:val="24"/>
          <w:cs/>
        </w:rPr>
        <w:t xml:space="preserve"> </w:t>
      </w:r>
      <w:r w:rsidRPr="000E47B2">
        <w:rPr>
          <w:rFonts w:ascii="Kantipur" w:hAnsi="Kantipur" w:cs="Kalimati" w:hint="cs"/>
          <w:sz w:val="24"/>
          <w:szCs w:val="24"/>
          <w:cs/>
        </w:rPr>
        <w:t xml:space="preserve">गते रोज </w:t>
      </w:r>
      <w:r w:rsidR="00965977">
        <w:rPr>
          <w:rFonts w:ascii="Kantipur" w:hAnsi="Kantipur" w:cs="Kalimati" w:hint="cs"/>
          <w:sz w:val="24"/>
          <w:szCs w:val="24"/>
          <w:cs/>
        </w:rPr>
        <w:t>4</w:t>
      </w:r>
      <w:r>
        <w:rPr>
          <w:rFonts w:ascii="Kantipur" w:hAnsi="Kantipur" w:cs="Kalimati" w:hint="cs"/>
          <w:sz w:val="24"/>
          <w:szCs w:val="24"/>
          <w:cs/>
        </w:rPr>
        <w:t xml:space="preserve"> </w:t>
      </w:r>
      <w:r w:rsidRPr="000E47B2">
        <w:rPr>
          <w:rFonts w:ascii="Kantipur" w:hAnsi="Kantipur" w:cs="Kalimati" w:hint="cs"/>
          <w:sz w:val="24"/>
          <w:szCs w:val="24"/>
          <w:cs/>
        </w:rPr>
        <w:t>शुभम्.</w:t>
      </w:r>
      <w:r w:rsidR="00965977">
        <w:rPr>
          <w:rFonts w:ascii="Kantipur" w:hAnsi="Kantipur" w:cs="Kalimati" w:hint="cs"/>
          <w:sz w:val="24"/>
          <w:szCs w:val="24"/>
          <w:cs/>
        </w:rPr>
        <w:t>.</w:t>
      </w:r>
      <w:r w:rsidRPr="000E47B2">
        <w:rPr>
          <w:rFonts w:ascii="Kantipur" w:hAnsi="Kantipur" w:cs="Kalimati" w:hint="cs"/>
          <w:sz w:val="24"/>
          <w:szCs w:val="24"/>
          <w:cs/>
        </w:rPr>
        <w:t>................................</w:t>
      </w:r>
      <w:r w:rsidR="0064098B">
        <w:rPr>
          <w:rFonts w:ascii="Kantipur" w:hAnsi="Kantipur" w:cs="Kalimati" w:hint="cs"/>
          <w:sz w:val="24"/>
          <w:szCs w:val="24"/>
          <w:cs/>
        </w:rPr>
        <w:t>.....</w:t>
      </w:r>
      <w:r w:rsidR="00216331">
        <w:rPr>
          <w:rFonts w:ascii="Kantipur" w:hAnsi="Kantipur" w:cs="Kalimati" w:hint="cs"/>
          <w:sz w:val="24"/>
          <w:szCs w:val="24"/>
          <w:cs/>
        </w:rPr>
        <w:t>.......।</w:t>
      </w:r>
    </w:p>
    <w:p w:rsidR="00AC11F4" w:rsidRDefault="00AC11F4"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4A1235" w:rsidRDefault="004A1235" w:rsidP="00F1710E">
      <w:pPr>
        <w:spacing w:after="0" w:line="240" w:lineRule="auto"/>
        <w:jc w:val="center"/>
        <w:rPr>
          <w:rFonts w:ascii="Utsaah" w:hAnsi="Utsaah" w:cs="Kalimati"/>
          <w:b/>
          <w:bCs/>
          <w:sz w:val="23"/>
          <w:szCs w:val="23"/>
        </w:rPr>
      </w:pPr>
    </w:p>
    <w:p w:rsidR="00F1710E" w:rsidRPr="00695601" w:rsidRDefault="00F1710E" w:rsidP="00F1710E">
      <w:pPr>
        <w:spacing w:after="0" w:line="240" w:lineRule="auto"/>
        <w:jc w:val="center"/>
        <w:rPr>
          <w:rFonts w:ascii="Utsaah" w:hAnsi="Utsaah" w:cs="Kalimati"/>
          <w:b/>
          <w:bCs/>
          <w:sz w:val="23"/>
          <w:szCs w:val="23"/>
        </w:rPr>
      </w:pPr>
      <w:r w:rsidRPr="00695601">
        <w:rPr>
          <w:rFonts w:ascii="Utsaah" w:hAnsi="Utsaah" w:cs="Kalimati"/>
          <w:b/>
          <w:bCs/>
          <w:sz w:val="23"/>
          <w:szCs w:val="23"/>
          <w:cs/>
        </w:rPr>
        <w:t xml:space="preserve">श्री </w:t>
      </w:r>
    </w:p>
    <w:p w:rsidR="00F1710E" w:rsidRPr="00F9304F" w:rsidRDefault="007B3B1C" w:rsidP="00F1710E">
      <w:pPr>
        <w:spacing w:after="0" w:line="240" w:lineRule="auto"/>
        <w:jc w:val="center"/>
        <w:rPr>
          <w:rFonts w:ascii="Utsaah" w:hAnsi="Utsaah" w:cs="Kalimati"/>
          <w:b/>
          <w:bCs/>
          <w:sz w:val="32"/>
          <w:szCs w:val="32"/>
        </w:rPr>
      </w:pPr>
      <w:r w:rsidRPr="007B3B1C">
        <w:rPr>
          <w:rFonts w:ascii="Kantipur" w:hAnsi="Kantipur" w:cs="Kalimati" w:hint="cs"/>
          <w:b/>
          <w:bCs/>
          <w:sz w:val="32"/>
          <w:szCs w:val="32"/>
          <w:cs/>
        </w:rPr>
        <w:t>काठमाण्डौ</w:t>
      </w:r>
      <w:r w:rsidR="00F1710E" w:rsidRPr="00F9304F">
        <w:rPr>
          <w:rFonts w:ascii="Utsaah" w:hAnsi="Utsaah" w:cs="Kalimati"/>
          <w:b/>
          <w:bCs/>
          <w:sz w:val="32"/>
          <w:szCs w:val="32"/>
          <w:cs/>
        </w:rPr>
        <w:t xml:space="preserve"> जिल्ला अदालत</w:t>
      </w:r>
    </w:p>
    <w:p w:rsidR="00F1710E" w:rsidRPr="00695601" w:rsidRDefault="00F1710E" w:rsidP="00F1710E">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इजलास</w:t>
      </w:r>
    </w:p>
    <w:p w:rsidR="00F1710E" w:rsidRPr="00695601" w:rsidRDefault="00F1710E" w:rsidP="00F1710E">
      <w:pPr>
        <w:spacing w:after="0" w:line="240" w:lineRule="auto"/>
        <w:jc w:val="center"/>
        <w:rPr>
          <w:rFonts w:ascii="Utsaah" w:hAnsi="Utsaah" w:cs="Kalimati"/>
          <w:sz w:val="23"/>
          <w:szCs w:val="23"/>
        </w:rPr>
      </w:pPr>
      <w:r w:rsidRPr="00695601">
        <w:rPr>
          <w:rFonts w:ascii="Utsaah" w:hAnsi="Utsaah" w:cs="Kalimati"/>
          <w:sz w:val="23"/>
          <w:szCs w:val="23"/>
          <w:cs/>
        </w:rPr>
        <w:t>माननीय जिल्ला न्यायाधीश श्री पदमराज पाण्डेय</w:t>
      </w:r>
    </w:p>
    <w:p w:rsidR="00F1710E" w:rsidRPr="00695601" w:rsidRDefault="00F1710E" w:rsidP="00F1710E">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आदेश</w:t>
      </w:r>
    </w:p>
    <w:p w:rsidR="00F1710E" w:rsidRPr="00D6062A" w:rsidRDefault="00F1710E" w:rsidP="00F1710E">
      <w:pPr>
        <w:spacing w:after="0" w:line="240" w:lineRule="auto"/>
        <w:jc w:val="center"/>
        <w:rPr>
          <w:rFonts w:ascii="Utsaah" w:hAnsi="Utsaah" w:cs="Kalimati"/>
          <w:b/>
          <w:bCs/>
          <w:sz w:val="24"/>
          <w:szCs w:val="24"/>
        </w:rPr>
      </w:pPr>
      <w:r>
        <w:rPr>
          <w:rFonts w:ascii="Utsaah" w:hAnsi="Utsaah" w:cs="Kalimati"/>
          <w:b/>
          <w:bCs/>
          <w:sz w:val="24"/>
          <w:szCs w:val="24"/>
          <w:cs/>
        </w:rPr>
        <w:t xml:space="preserve">मुद्दा </w:t>
      </w:r>
      <w:r w:rsidRPr="00D6062A">
        <w:rPr>
          <w:rFonts w:ascii="Utsaah" w:hAnsi="Utsaah" w:cs="Kalimati"/>
          <w:b/>
          <w:bCs/>
          <w:sz w:val="26"/>
          <w:szCs w:val="26"/>
          <w:cs/>
        </w:rPr>
        <w:t>न</w:t>
      </w:r>
      <w:r>
        <w:rPr>
          <w:rFonts w:ascii="Utsaah" w:hAnsi="Utsaah" w:cs="Kalimati" w:hint="cs"/>
          <w:b/>
          <w:bCs/>
          <w:sz w:val="26"/>
          <w:szCs w:val="26"/>
          <w:cs/>
        </w:rPr>
        <w:t>ं.</w:t>
      </w:r>
      <w:r w:rsidRPr="00D6062A">
        <w:rPr>
          <w:rFonts w:ascii="Utsaah" w:hAnsi="Utsaah" w:cs="Kalimati"/>
          <w:b/>
          <w:bCs/>
          <w:sz w:val="26"/>
          <w:szCs w:val="26"/>
          <w:cs/>
        </w:rPr>
        <w:t>०७</w:t>
      </w:r>
      <w:r w:rsidR="00AC11F4">
        <w:rPr>
          <w:rFonts w:ascii="Utsaah" w:hAnsi="Utsaah" w:cs="Kalimati" w:hint="cs"/>
          <w:b/>
          <w:bCs/>
          <w:sz w:val="26"/>
          <w:szCs w:val="26"/>
          <w:cs/>
        </w:rPr>
        <w:t>7</w:t>
      </w:r>
      <w:r w:rsidRPr="00D6062A">
        <w:rPr>
          <w:rFonts w:ascii="Utsaah" w:hAnsi="Utsaah" w:cs="Kalimati"/>
          <w:b/>
          <w:bCs/>
          <w:sz w:val="24"/>
          <w:szCs w:val="24"/>
          <w:cs/>
        </w:rPr>
        <w:t>-</w:t>
      </w:r>
      <w:r w:rsidRPr="00D6062A">
        <w:rPr>
          <w:rFonts w:ascii="Utsaah" w:hAnsi="Utsaah" w:cs="Kalimati"/>
          <w:b/>
          <w:bCs/>
          <w:sz w:val="32"/>
          <w:szCs w:val="32"/>
        </w:rPr>
        <w:t>CP</w:t>
      </w:r>
      <w:r w:rsidRPr="00D6062A">
        <w:rPr>
          <w:rFonts w:ascii="Utsaah" w:hAnsi="Utsaah" w:cs="Kalimati"/>
          <w:b/>
          <w:bCs/>
          <w:sz w:val="24"/>
          <w:szCs w:val="24"/>
          <w:cs/>
        </w:rPr>
        <w:t>-</w:t>
      </w:r>
      <w:r w:rsidR="00AC11F4">
        <w:rPr>
          <w:rFonts w:ascii="Utsaah" w:hAnsi="Utsaah" w:cs="Kalimati" w:hint="cs"/>
          <w:b/>
          <w:bCs/>
          <w:sz w:val="24"/>
          <w:szCs w:val="24"/>
          <w:cs/>
        </w:rPr>
        <w:t>3372</w:t>
      </w:r>
    </w:p>
    <w:p w:rsidR="00F1710E" w:rsidRPr="009965CB" w:rsidRDefault="00F1710E" w:rsidP="00F1710E">
      <w:pPr>
        <w:spacing w:after="0" w:line="240" w:lineRule="auto"/>
        <w:jc w:val="center"/>
        <w:rPr>
          <w:rFonts w:ascii="Utsaah" w:hAnsi="Utsaah" w:cs="Kalimati"/>
          <w:b/>
          <w:bCs/>
          <w:sz w:val="28"/>
          <w:szCs w:val="28"/>
          <w:u w:val="single"/>
        </w:rPr>
      </w:pPr>
    </w:p>
    <w:p w:rsidR="00F1710E" w:rsidRPr="00695601" w:rsidRDefault="00AC11F4" w:rsidP="00F1710E">
      <w:pPr>
        <w:spacing w:after="0" w:line="240" w:lineRule="auto"/>
        <w:jc w:val="both"/>
        <w:rPr>
          <w:rFonts w:ascii="Utsaah" w:hAnsi="Utsaah" w:cs="Kalimati"/>
          <w:sz w:val="23"/>
          <w:szCs w:val="23"/>
        </w:rPr>
      </w:pPr>
      <w:r>
        <w:rPr>
          <w:rFonts w:ascii="Utsaah" w:hAnsi="Utsaah" w:cs="Kalimati" w:hint="cs"/>
          <w:sz w:val="23"/>
          <w:szCs w:val="23"/>
          <w:cs/>
        </w:rPr>
        <w:t>रोमिसा खापुङ........</w:t>
      </w:r>
      <w:r w:rsidR="00F1710E">
        <w:rPr>
          <w:rFonts w:ascii="Utsaah" w:hAnsi="Utsaah" w:cs="Kalimati" w:hint="cs"/>
          <w:sz w:val="23"/>
          <w:szCs w:val="23"/>
          <w:cs/>
        </w:rPr>
        <w:t>..........</w:t>
      </w:r>
      <w:r w:rsidR="00F1710E" w:rsidRPr="00695601">
        <w:rPr>
          <w:rFonts w:ascii="Utsaah" w:hAnsi="Utsaah" w:cs="Kalimati"/>
          <w:sz w:val="23"/>
          <w:szCs w:val="23"/>
          <w:cs/>
        </w:rPr>
        <w:t>............</w:t>
      </w:r>
      <w:r w:rsidR="00F1710E" w:rsidRPr="00695601">
        <w:rPr>
          <w:rFonts w:ascii="Utsaah" w:hAnsi="Utsaah" w:cs="Kalimati" w:hint="cs"/>
          <w:sz w:val="23"/>
          <w:szCs w:val="23"/>
          <w:cs/>
        </w:rPr>
        <w:t>......</w:t>
      </w:r>
      <w:r w:rsidR="00F1710E" w:rsidRPr="00695601">
        <w:rPr>
          <w:rFonts w:ascii="Utsaah" w:hAnsi="Utsaah" w:cs="Kalimati"/>
          <w:sz w:val="23"/>
          <w:szCs w:val="23"/>
          <w:cs/>
        </w:rPr>
        <w:t>..............................................................बादी</w:t>
      </w:r>
    </w:p>
    <w:p w:rsidR="00F1710E" w:rsidRPr="00695601" w:rsidRDefault="00F1710E" w:rsidP="00F1710E">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बिरुद्ध</w:t>
      </w:r>
    </w:p>
    <w:p w:rsidR="00F1710E" w:rsidRPr="00695601" w:rsidRDefault="00AC11F4" w:rsidP="00F1710E">
      <w:pPr>
        <w:spacing w:after="0" w:line="240" w:lineRule="auto"/>
        <w:jc w:val="both"/>
        <w:rPr>
          <w:rFonts w:ascii="Utsaah" w:hAnsi="Utsaah" w:cs="Kalimati"/>
          <w:sz w:val="23"/>
          <w:szCs w:val="23"/>
        </w:rPr>
      </w:pPr>
      <w:r>
        <w:rPr>
          <w:rFonts w:ascii="Utsaah" w:hAnsi="Utsaah" w:cs="Kalimati" w:hint="cs"/>
          <w:sz w:val="23"/>
          <w:szCs w:val="23"/>
          <w:cs/>
        </w:rPr>
        <w:t>प्रकाश सुब्वा......</w:t>
      </w:r>
      <w:r w:rsidR="00F1710E">
        <w:rPr>
          <w:rFonts w:ascii="Utsaah" w:hAnsi="Utsaah" w:cs="Kalimati" w:hint="cs"/>
          <w:sz w:val="23"/>
          <w:szCs w:val="23"/>
          <w:cs/>
        </w:rPr>
        <w:t xml:space="preserve"> </w:t>
      </w:r>
      <w:r w:rsidR="00F1710E" w:rsidRPr="00695601">
        <w:rPr>
          <w:rFonts w:ascii="Utsaah" w:hAnsi="Utsaah" w:cs="Kalimati"/>
          <w:sz w:val="23"/>
          <w:szCs w:val="23"/>
          <w:cs/>
        </w:rPr>
        <w:t>..</w:t>
      </w:r>
      <w:r w:rsidR="00F1710E" w:rsidRPr="00695601">
        <w:rPr>
          <w:rFonts w:ascii="Utsaah" w:hAnsi="Utsaah" w:cs="Kalimati"/>
          <w:sz w:val="23"/>
          <w:szCs w:val="23"/>
        </w:rPr>
        <w:t>.</w:t>
      </w:r>
      <w:r w:rsidR="00F1710E" w:rsidRPr="00695601">
        <w:rPr>
          <w:rFonts w:ascii="Utsaah" w:hAnsi="Utsaah" w:cs="Kalimati" w:hint="cs"/>
          <w:sz w:val="23"/>
          <w:szCs w:val="23"/>
          <w:cs/>
        </w:rPr>
        <w:t>...</w:t>
      </w:r>
      <w:r w:rsidR="00F1710E">
        <w:rPr>
          <w:rFonts w:ascii="Utsaah" w:hAnsi="Utsaah" w:cs="Kalimati" w:hint="cs"/>
          <w:sz w:val="23"/>
          <w:szCs w:val="23"/>
          <w:cs/>
        </w:rPr>
        <w:t>.....</w:t>
      </w:r>
      <w:r w:rsidR="00F1710E" w:rsidRPr="00695601">
        <w:rPr>
          <w:rFonts w:ascii="Utsaah" w:hAnsi="Utsaah" w:cs="Kalimati" w:hint="cs"/>
          <w:sz w:val="23"/>
          <w:szCs w:val="23"/>
          <w:cs/>
        </w:rPr>
        <w:t>...............................................................................प्रतिबादी</w:t>
      </w:r>
    </w:p>
    <w:p w:rsidR="00F1710E" w:rsidRPr="00D06816" w:rsidRDefault="00F1710E" w:rsidP="00F1710E">
      <w:pPr>
        <w:spacing w:after="0" w:line="240" w:lineRule="auto"/>
        <w:jc w:val="center"/>
        <w:rPr>
          <w:rFonts w:ascii="Utsaah" w:hAnsi="Utsaah" w:cs="Kalimati"/>
          <w:b/>
          <w:bCs/>
          <w:sz w:val="23"/>
          <w:szCs w:val="23"/>
          <w:u w:val="single"/>
        </w:rPr>
      </w:pPr>
      <w:r w:rsidRPr="00D06816">
        <w:rPr>
          <w:rFonts w:ascii="Utsaah" w:hAnsi="Utsaah" w:cs="Kalimati"/>
          <w:b/>
          <w:bCs/>
          <w:sz w:val="23"/>
          <w:szCs w:val="23"/>
          <w:u w:val="single"/>
          <w:cs/>
        </w:rPr>
        <w:t>मुद्दाः-</w:t>
      </w:r>
      <w:r>
        <w:rPr>
          <w:rFonts w:ascii="Utsaah" w:hAnsi="Utsaah" w:cs="Kalimati" w:hint="cs"/>
          <w:b/>
          <w:bCs/>
          <w:sz w:val="23"/>
          <w:szCs w:val="23"/>
          <w:u w:val="single"/>
          <w:cs/>
        </w:rPr>
        <w:t xml:space="preserve"> अंश</w:t>
      </w:r>
      <w:r w:rsidRPr="00D06816">
        <w:rPr>
          <w:rFonts w:ascii="Utsaah" w:hAnsi="Utsaah" w:cs="Kalimati" w:hint="cs"/>
          <w:b/>
          <w:bCs/>
          <w:sz w:val="23"/>
          <w:szCs w:val="23"/>
          <w:u w:val="single"/>
          <w:cs/>
        </w:rPr>
        <w:t xml:space="preserve"> ।</w:t>
      </w:r>
    </w:p>
    <w:p w:rsidR="00FB29B4" w:rsidRDefault="00F1710E" w:rsidP="00FB29B4">
      <w:pPr>
        <w:spacing w:after="0"/>
        <w:ind w:firstLine="720"/>
        <w:jc w:val="both"/>
        <w:rPr>
          <w:rFonts w:ascii="Utsaah" w:hAnsi="Utsaah" w:cs="Kalimati"/>
          <w:sz w:val="24"/>
          <w:szCs w:val="24"/>
        </w:rPr>
      </w:pPr>
      <w:r>
        <w:rPr>
          <w:rFonts w:ascii="Utsaah" w:hAnsi="Utsaah" w:cs="Kalimati"/>
          <w:sz w:val="24"/>
          <w:szCs w:val="24"/>
          <w:cs/>
        </w:rPr>
        <w:t xml:space="preserve"> </w:t>
      </w:r>
      <w:r w:rsidRPr="000E47B2">
        <w:rPr>
          <w:rFonts w:ascii="Utsaah" w:hAnsi="Utsaah" w:cs="Kalimati"/>
          <w:sz w:val="24"/>
          <w:szCs w:val="24"/>
          <w:cs/>
        </w:rPr>
        <w:t>यसमा</w:t>
      </w:r>
      <w:r w:rsidRPr="000E47B2">
        <w:rPr>
          <w:rFonts w:ascii="Utsaah" w:hAnsi="Utsaah" w:cs="Kalimati" w:hint="cs"/>
          <w:sz w:val="24"/>
          <w:szCs w:val="24"/>
          <w:cs/>
        </w:rPr>
        <w:t xml:space="preserve"> </w:t>
      </w:r>
      <w:r w:rsidR="00AC11F4">
        <w:rPr>
          <w:rFonts w:ascii="Utsaah" w:hAnsi="Utsaah" w:cs="Kalimati" w:hint="cs"/>
          <w:sz w:val="24"/>
          <w:szCs w:val="24"/>
          <w:cs/>
        </w:rPr>
        <w:t xml:space="preserve">यस अदालतको मिति 2080।06।25 गतेको आदेशानुसार वतन खुलेका कुमार सुब्बा र कुमारी सुब्बा वतनमा </w:t>
      </w:r>
      <w:r w:rsidRPr="000E47B2">
        <w:rPr>
          <w:rFonts w:ascii="Utsaah" w:hAnsi="Utsaah" w:cs="Kalimati" w:hint="cs"/>
          <w:sz w:val="24"/>
          <w:szCs w:val="24"/>
          <w:cs/>
        </w:rPr>
        <w:t>मुलुकी देवानी कार्यविधि संहिता</w:t>
      </w:r>
      <w:r w:rsidRPr="000E47B2">
        <w:rPr>
          <w:rFonts w:ascii="Utsaah" w:hAnsi="Utsaah" w:cs="Kalimati"/>
          <w:sz w:val="24"/>
          <w:szCs w:val="24"/>
        </w:rPr>
        <w:t>,</w:t>
      </w:r>
      <w:r>
        <w:rPr>
          <w:rFonts w:ascii="Utsaah" w:hAnsi="Utsaah" w:cs="Kalimati" w:hint="cs"/>
          <w:sz w:val="24"/>
          <w:szCs w:val="24"/>
          <w:cs/>
        </w:rPr>
        <w:t xml:space="preserve"> </w:t>
      </w:r>
      <w:r w:rsidRPr="000E47B2">
        <w:rPr>
          <w:rFonts w:ascii="Utsaah" w:hAnsi="Utsaah" w:cs="Kalimati" w:hint="cs"/>
          <w:sz w:val="24"/>
          <w:szCs w:val="24"/>
          <w:cs/>
        </w:rPr>
        <w:t xml:space="preserve">२०७४ को दफा १२३ बमोजिम सात दिने म्याद जारी गरी </w:t>
      </w:r>
      <w:r w:rsidR="00AC11F4">
        <w:rPr>
          <w:rFonts w:ascii="Utsaah" w:hAnsi="Utsaah" w:cs="Kalimati" w:hint="cs"/>
          <w:sz w:val="24"/>
          <w:szCs w:val="24"/>
          <w:cs/>
        </w:rPr>
        <w:t xml:space="preserve">रीतपूर्वक तामेल गरी निजहरु </w:t>
      </w:r>
      <w:r w:rsidRPr="000E47B2">
        <w:rPr>
          <w:rFonts w:ascii="Utsaah" w:hAnsi="Utsaah" w:cs="Kalimati" w:hint="cs"/>
          <w:sz w:val="24"/>
          <w:szCs w:val="24"/>
          <w:cs/>
        </w:rPr>
        <w:t xml:space="preserve">उपस्थित भए </w:t>
      </w:r>
      <w:r>
        <w:rPr>
          <w:rFonts w:ascii="Utsaah" w:hAnsi="Utsaah" w:cs="Kalimati" w:hint="cs"/>
          <w:sz w:val="24"/>
          <w:szCs w:val="24"/>
          <w:cs/>
        </w:rPr>
        <w:t>इजलास</w:t>
      </w:r>
      <w:r w:rsidR="00806A69">
        <w:rPr>
          <w:rFonts w:ascii="Utsaah" w:hAnsi="Utsaah" w:cs="Kalimati" w:hint="cs"/>
          <w:sz w:val="24"/>
          <w:szCs w:val="24"/>
          <w:cs/>
        </w:rPr>
        <w:t xml:space="preserve"> </w:t>
      </w:r>
      <w:r>
        <w:rPr>
          <w:rFonts w:ascii="Utsaah" w:hAnsi="Utsaah" w:cs="Kalimati" w:hint="cs"/>
          <w:sz w:val="24"/>
          <w:szCs w:val="24"/>
          <w:cs/>
        </w:rPr>
        <w:t xml:space="preserve">समक्ष </w:t>
      </w:r>
      <w:r w:rsidR="00AC11F4">
        <w:rPr>
          <w:rFonts w:ascii="Utsaah" w:hAnsi="Utsaah" w:cs="Kalimati" w:hint="cs"/>
          <w:sz w:val="24"/>
          <w:szCs w:val="24"/>
          <w:cs/>
        </w:rPr>
        <w:t>बयानका लागि नियमानुसार पेश गर्नू</w:t>
      </w:r>
      <w:r w:rsidR="00FB29B4">
        <w:rPr>
          <w:rFonts w:ascii="Utsaah" w:hAnsi="Utsaah" w:cs="Kalimati" w:hint="cs"/>
          <w:sz w:val="24"/>
          <w:szCs w:val="24"/>
          <w:cs/>
        </w:rPr>
        <w:t xml:space="preserve"> </w:t>
      </w:r>
      <w:r w:rsidR="00FB29B4" w:rsidRPr="000E47B2">
        <w:rPr>
          <w:rFonts w:ascii="Utsaah" w:hAnsi="Utsaah" w:cs="Kalimati" w:hint="cs"/>
          <w:sz w:val="24"/>
          <w:szCs w:val="24"/>
          <w:cs/>
        </w:rPr>
        <w:t>।</w:t>
      </w:r>
    </w:p>
    <w:p w:rsidR="00F1710E" w:rsidRPr="000E47B2" w:rsidRDefault="00F1710E" w:rsidP="00F1710E">
      <w:pPr>
        <w:spacing w:after="0"/>
        <w:ind w:firstLine="720"/>
        <w:jc w:val="both"/>
        <w:rPr>
          <w:rFonts w:ascii="Utsaah" w:hAnsi="Utsaah" w:cs="Kalimati"/>
          <w:sz w:val="24"/>
          <w:szCs w:val="24"/>
        </w:rPr>
      </w:pPr>
    </w:p>
    <w:p w:rsidR="00F1710E" w:rsidRDefault="00F1710E" w:rsidP="00F1710E">
      <w:pPr>
        <w:spacing w:after="0"/>
        <w:jc w:val="both"/>
        <w:rPr>
          <w:rFonts w:ascii="Kantipur" w:hAnsi="Kantipur" w:cs="Kalimati"/>
          <w:sz w:val="24"/>
          <w:szCs w:val="24"/>
        </w:rPr>
      </w:pPr>
      <w:r>
        <w:rPr>
          <w:rFonts w:ascii="Kantipur" w:hAnsi="Kantipur" w:cs="Kalimati" w:hint="cs"/>
          <w:sz w:val="24"/>
          <w:szCs w:val="24"/>
          <w:cs/>
        </w:rPr>
        <w:t xml:space="preserve"> </w:t>
      </w:r>
    </w:p>
    <w:p w:rsidR="00F1710E" w:rsidRDefault="00F1710E" w:rsidP="00F1710E">
      <w:pPr>
        <w:spacing w:after="0"/>
        <w:jc w:val="both"/>
        <w:rPr>
          <w:rFonts w:ascii="Kantipur" w:hAnsi="Kantipur" w:cs="Kalimati"/>
          <w:sz w:val="24"/>
          <w:szCs w:val="24"/>
        </w:rPr>
      </w:pPr>
    </w:p>
    <w:p w:rsidR="00F1710E" w:rsidRPr="000E47B2" w:rsidRDefault="00F1710E" w:rsidP="00F1710E">
      <w:pPr>
        <w:tabs>
          <w:tab w:val="left" w:pos="589"/>
          <w:tab w:val="right" w:pos="9648"/>
        </w:tabs>
        <w:spacing w:after="0" w:line="240" w:lineRule="auto"/>
        <w:jc w:val="right"/>
        <w:rPr>
          <w:rFonts w:ascii="Kantipur" w:hAnsi="Kantipur" w:cs="Kalimati"/>
          <w:sz w:val="24"/>
          <w:szCs w:val="24"/>
          <w:cs/>
        </w:rPr>
      </w:pPr>
      <w:r w:rsidRPr="000E47B2">
        <w:rPr>
          <w:rFonts w:ascii="Kantipur" w:hAnsi="Kantipur" w:cs="Kalimati" w:hint="cs"/>
          <w:sz w:val="24"/>
          <w:szCs w:val="24"/>
          <w:cs/>
        </w:rPr>
        <w:t xml:space="preserve">जिल्ला </w:t>
      </w:r>
      <w:r w:rsidRPr="000E47B2">
        <w:rPr>
          <w:rFonts w:ascii="Kantipur" w:hAnsi="Kantipur" w:cs="Kalimati"/>
          <w:sz w:val="24"/>
          <w:szCs w:val="24"/>
          <w:cs/>
        </w:rPr>
        <w:t>न्यायाधीश</w:t>
      </w:r>
    </w:p>
    <w:p w:rsidR="00F1710E" w:rsidRPr="000E47B2" w:rsidRDefault="00F1710E" w:rsidP="00F1710E">
      <w:pPr>
        <w:tabs>
          <w:tab w:val="left" w:pos="5267"/>
        </w:tabs>
        <w:spacing w:after="0" w:line="240" w:lineRule="auto"/>
        <w:rPr>
          <w:rFonts w:ascii="Kantipur" w:hAnsi="Kantipur" w:cs="Kalimati"/>
          <w:sz w:val="24"/>
          <w:szCs w:val="24"/>
        </w:rPr>
      </w:pPr>
      <w:r>
        <w:rPr>
          <w:rFonts w:ascii="Kantipur" w:hAnsi="Kantipur" w:cs="Kalimati" w:hint="cs"/>
          <w:sz w:val="24"/>
          <w:szCs w:val="24"/>
          <w:cs/>
        </w:rPr>
        <w:t>ईतिसम्बत् २०८०</w:t>
      </w:r>
      <w:r w:rsidRPr="000E47B2">
        <w:rPr>
          <w:rFonts w:ascii="Kantipur" w:hAnsi="Kantipur" w:cs="Kalimati" w:hint="cs"/>
          <w:sz w:val="24"/>
          <w:szCs w:val="24"/>
          <w:cs/>
        </w:rPr>
        <w:t xml:space="preserve"> साल </w:t>
      </w:r>
      <w:r w:rsidR="00AC11F4">
        <w:rPr>
          <w:rFonts w:ascii="Kantipur" w:hAnsi="Kantipur" w:cs="Kalimati" w:hint="cs"/>
          <w:sz w:val="24"/>
          <w:szCs w:val="24"/>
          <w:cs/>
        </w:rPr>
        <w:t>मंसिर</w:t>
      </w:r>
      <w:r w:rsidR="00DD354D">
        <w:rPr>
          <w:rFonts w:ascii="Kantipur" w:hAnsi="Kantipur" w:cs="Kalimati" w:hint="cs"/>
          <w:sz w:val="24"/>
          <w:szCs w:val="24"/>
          <w:cs/>
        </w:rPr>
        <w:t xml:space="preserve"> </w:t>
      </w:r>
      <w:r w:rsidR="00AC11F4">
        <w:rPr>
          <w:rFonts w:ascii="Kantipur" w:hAnsi="Kantipur" w:cs="Kalimati" w:hint="cs"/>
          <w:sz w:val="24"/>
          <w:szCs w:val="24"/>
          <w:cs/>
        </w:rPr>
        <w:t>18</w:t>
      </w:r>
      <w:r w:rsidRPr="000E47B2">
        <w:rPr>
          <w:rFonts w:ascii="Kantipur" w:hAnsi="Kantipur" w:cs="Kalimati" w:hint="cs"/>
          <w:sz w:val="24"/>
          <w:szCs w:val="24"/>
          <w:cs/>
        </w:rPr>
        <w:t xml:space="preserve"> गते रोज </w:t>
      </w:r>
      <w:r w:rsidR="00AC11F4">
        <w:rPr>
          <w:rFonts w:ascii="Kantipur" w:hAnsi="Kantipur" w:cs="Kalimati" w:hint="cs"/>
          <w:sz w:val="24"/>
          <w:szCs w:val="24"/>
          <w:cs/>
        </w:rPr>
        <w:t>2</w:t>
      </w:r>
      <w:r>
        <w:rPr>
          <w:rFonts w:ascii="Kantipur" w:hAnsi="Kantipur" w:cs="Kalimati" w:hint="cs"/>
          <w:sz w:val="24"/>
          <w:szCs w:val="24"/>
          <w:cs/>
        </w:rPr>
        <w:t xml:space="preserve"> </w:t>
      </w:r>
      <w:r w:rsidRPr="000E47B2">
        <w:rPr>
          <w:rFonts w:ascii="Kantipur" w:hAnsi="Kantipur" w:cs="Kalimati" w:hint="cs"/>
          <w:sz w:val="24"/>
          <w:szCs w:val="24"/>
          <w:cs/>
        </w:rPr>
        <w:t>शुभम्.........................................</w:t>
      </w:r>
    </w:p>
    <w:p w:rsidR="00F1710E" w:rsidRPr="000E47B2" w:rsidRDefault="00F1710E" w:rsidP="00F1710E">
      <w:pPr>
        <w:spacing w:after="0"/>
        <w:jc w:val="both"/>
        <w:rPr>
          <w:rFonts w:ascii="Utsaah" w:hAnsi="Utsaah" w:cs="Kalimati"/>
          <w:sz w:val="24"/>
          <w:szCs w:val="24"/>
        </w:rPr>
      </w:pPr>
    </w:p>
    <w:p w:rsidR="00C028D6" w:rsidRDefault="00C028D6" w:rsidP="00C028D6">
      <w:pPr>
        <w:spacing w:after="0" w:line="240" w:lineRule="auto"/>
        <w:jc w:val="center"/>
        <w:rPr>
          <w:rFonts w:ascii="Utsaah" w:hAnsi="Utsaah" w:cs="Kalimati"/>
          <w:b/>
          <w:bCs/>
          <w:sz w:val="24"/>
          <w:szCs w:val="24"/>
        </w:rPr>
      </w:pPr>
    </w:p>
    <w:p w:rsidR="00C028D6" w:rsidRDefault="00C028D6" w:rsidP="00C028D6">
      <w:pPr>
        <w:spacing w:after="0" w:line="240" w:lineRule="auto"/>
        <w:jc w:val="center"/>
        <w:rPr>
          <w:rFonts w:ascii="Utsaah" w:hAnsi="Utsaah" w:cs="Kalimati"/>
          <w:b/>
          <w:bCs/>
          <w:sz w:val="24"/>
          <w:szCs w:val="24"/>
        </w:rPr>
      </w:pPr>
    </w:p>
    <w:p w:rsidR="00DD354D" w:rsidRDefault="00DD354D" w:rsidP="00C028D6">
      <w:pPr>
        <w:spacing w:after="0" w:line="240" w:lineRule="auto"/>
        <w:jc w:val="center"/>
        <w:rPr>
          <w:rFonts w:ascii="Utsaah" w:hAnsi="Utsaah" w:cs="Kalimati"/>
          <w:b/>
          <w:bCs/>
          <w:sz w:val="24"/>
          <w:szCs w:val="24"/>
        </w:rPr>
      </w:pPr>
    </w:p>
    <w:p w:rsidR="00DD354D" w:rsidRDefault="00DD354D" w:rsidP="00C028D6">
      <w:pPr>
        <w:spacing w:after="0" w:line="240" w:lineRule="auto"/>
        <w:jc w:val="center"/>
        <w:rPr>
          <w:rFonts w:ascii="Utsaah" w:hAnsi="Utsaah" w:cs="Kalimati"/>
          <w:b/>
          <w:bCs/>
          <w:sz w:val="24"/>
          <w:szCs w:val="24"/>
        </w:rPr>
      </w:pPr>
    </w:p>
    <w:p w:rsidR="00DD354D" w:rsidRDefault="00DD354D" w:rsidP="00C028D6">
      <w:pPr>
        <w:spacing w:after="0" w:line="240" w:lineRule="auto"/>
        <w:jc w:val="center"/>
        <w:rPr>
          <w:rFonts w:ascii="Utsaah" w:hAnsi="Utsaah" w:cs="Kalimati"/>
          <w:b/>
          <w:bCs/>
          <w:sz w:val="24"/>
          <w:szCs w:val="24"/>
        </w:rPr>
      </w:pPr>
    </w:p>
    <w:p w:rsidR="00DD354D" w:rsidRDefault="00DD354D" w:rsidP="00C028D6">
      <w:pPr>
        <w:spacing w:after="0" w:line="240" w:lineRule="auto"/>
        <w:jc w:val="center"/>
        <w:rPr>
          <w:rFonts w:ascii="Utsaah" w:hAnsi="Utsaah" w:cs="Kalimati"/>
          <w:b/>
          <w:bCs/>
          <w:sz w:val="24"/>
          <w:szCs w:val="24"/>
        </w:rPr>
      </w:pPr>
    </w:p>
    <w:p w:rsidR="00DD354D" w:rsidRDefault="00DD354D" w:rsidP="00C028D6">
      <w:pPr>
        <w:spacing w:after="0" w:line="240" w:lineRule="auto"/>
        <w:jc w:val="center"/>
        <w:rPr>
          <w:rFonts w:ascii="Utsaah" w:hAnsi="Utsaah" w:cs="Kalimati"/>
          <w:b/>
          <w:bCs/>
          <w:sz w:val="24"/>
          <w:szCs w:val="24"/>
        </w:rPr>
      </w:pPr>
    </w:p>
    <w:p w:rsidR="00DD354D" w:rsidRDefault="00DD354D" w:rsidP="00C028D6">
      <w:pPr>
        <w:spacing w:after="0" w:line="240" w:lineRule="auto"/>
        <w:jc w:val="center"/>
        <w:rPr>
          <w:rFonts w:ascii="Utsaah" w:hAnsi="Utsaah" w:cs="Kalimati"/>
          <w:b/>
          <w:bCs/>
          <w:sz w:val="24"/>
          <w:szCs w:val="24"/>
        </w:rPr>
      </w:pPr>
    </w:p>
    <w:p w:rsidR="00DD354D" w:rsidRDefault="00DD354D" w:rsidP="00C028D6">
      <w:pPr>
        <w:spacing w:after="0" w:line="240" w:lineRule="auto"/>
        <w:jc w:val="center"/>
        <w:rPr>
          <w:rFonts w:ascii="Utsaah" w:hAnsi="Utsaah" w:cs="Kalimati"/>
          <w:b/>
          <w:bCs/>
          <w:sz w:val="24"/>
          <w:szCs w:val="24"/>
        </w:rPr>
      </w:pPr>
    </w:p>
    <w:p w:rsidR="00DD354D" w:rsidRDefault="00DD354D" w:rsidP="00C028D6">
      <w:pPr>
        <w:spacing w:after="0" w:line="240" w:lineRule="auto"/>
        <w:jc w:val="center"/>
        <w:rPr>
          <w:rFonts w:ascii="Utsaah" w:hAnsi="Utsaah" w:cs="Kalimati"/>
          <w:b/>
          <w:bCs/>
          <w:sz w:val="24"/>
          <w:szCs w:val="24"/>
        </w:rPr>
      </w:pPr>
    </w:p>
    <w:p w:rsidR="00AC11F4" w:rsidRDefault="00AC11F4" w:rsidP="00C028D6">
      <w:pPr>
        <w:spacing w:after="0" w:line="240" w:lineRule="auto"/>
        <w:jc w:val="center"/>
        <w:rPr>
          <w:rFonts w:ascii="Utsaah" w:hAnsi="Utsaah" w:cs="Kalimati"/>
          <w:b/>
          <w:bCs/>
          <w:sz w:val="24"/>
          <w:szCs w:val="24"/>
        </w:rPr>
      </w:pPr>
    </w:p>
    <w:p w:rsidR="00AC11F4" w:rsidRDefault="00AC11F4" w:rsidP="00C028D6">
      <w:pPr>
        <w:spacing w:after="0" w:line="240" w:lineRule="auto"/>
        <w:jc w:val="center"/>
        <w:rPr>
          <w:rFonts w:ascii="Utsaah" w:hAnsi="Utsaah" w:cs="Kalimati"/>
          <w:b/>
          <w:bCs/>
          <w:sz w:val="24"/>
          <w:szCs w:val="24"/>
        </w:rPr>
      </w:pPr>
    </w:p>
    <w:p w:rsidR="00AC11F4" w:rsidRDefault="00AC11F4" w:rsidP="00C028D6">
      <w:pPr>
        <w:spacing w:after="0" w:line="240" w:lineRule="auto"/>
        <w:jc w:val="center"/>
        <w:rPr>
          <w:rFonts w:ascii="Utsaah" w:hAnsi="Utsaah" w:cs="Kalimati"/>
          <w:b/>
          <w:bCs/>
          <w:sz w:val="24"/>
          <w:szCs w:val="24"/>
        </w:rPr>
      </w:pPr>
    </w:p>
    <w:p w:rsidR="00DD354D" w:rsidRDefault="00DD354D" w:rsidP="00C028D6">
      <w:pPr>
        <w:spacing w:after="0" w:line="240" w:lineRule="auto"/>
        <w:jc w:val="center"/>
        <w:rPr>
          <w:rFonts w:ascii="Utsaah" w:hAnsi="Utsaah" w:cs="Kalimati"/>
          <w:b/>
          <w:bCs/>
          <w:sz w:val="24"/>
          <w:szCs w:val="24"/>
        </w:rPr>
      </w:pPr>
    </w:p>
    <w:p w:rsidR="00DD354D" w:rsidRDefault="00DD354D" w:rsidP="00C028D6">
      <w:pPr>
        <w:spacing w:after="0" w:line="240" w:lineRule="auto"/>
        <w:jc w:val="center"/>
        <w:rPr>
          <w:rFonts w:ascii="Utsaah" w:hAnsi="Utsaah" w:cs="Kalimati"/>
          <w:b/>
          <w:bCs/>
          <w:sz w:val="24"/>
          <w:szCs w:val="24"/>
        </w:rPr>
      </w:pPr>
    </w:p>
    <w:p w:rsidR="00DD354D" w:rsidRDefault="00DD354D" w:rsidP="00C028D6">
      <w:pPr>
        <w:spacing w:after="0" w:line="240" w:lineRule="auto"/>
        <w:jc w:val="center"/>
        <w:rPr>
          <w:rFonts w:ascii="Utsaah" w:hAnsi="Utsaah" w:cs="Kalimati"/>
          <w:b/>
          <w:bCs/>
          <w:sz w:val="24"/>
          <w:szCs w:val="24"/>
        </w:rPr>
      </w:pPr>
    </w:p>
    <w:p w:rsidR="00DD354D" w:rsidRDefault="00DD354D" w:rsidP="00C028D6">
      <w:pPr>
        <w:spacing w:after="0" w:line="240" w:lineRule="auto"/>
        <w:jc w:val="center"/>
        <w:rPr>
          <w:rFonts w:ascii="Utsaah" w:hAnsi="Utsaah" w:cs="Kalimati"/>
          <w:b/>
          <w:bCs/>
          <w:sz w:val="24"/>
          <w:szCs w:val="24"/>
        </w:rPr>
      </w:pPr>
    </w:p>
    <w:p w:rsidR="00C028D6" w:rsidRPr="00695601" w:rsidRDefault="00C028D6" w:rsidP="00C028D6">
      <w:pPr>
        <w:spacing w:after="0" w:line="240" w:lineRule="auto"/>
        <w:jc w:val="center"/>
        <w:rPr>
          <w:rFonts w:ascii="Utsaah" w:hAnsi="Utsaah" w:cs="Kalimati"/>
          <w:b/>
          <w:bCs/>
          <w:sz w:val="23"/>
          <w:szCs w:val="23"/>
        </w:rPr>
      </w:pPr>
      <w:r w:rsidRPr="00695601">
        <w:rPr>
          <w:rFonts w:ascii="Utsaah" w:hAnsi="Utsaah" w:cs="Kalimati"/>
          <w:b/>
          <w:bCs/>
          <w:sz w:val="23"/>
          <w:szCs w:val="23"/>
          <w:cs/>
        </w:rPr>
        <w:t xml:space="preserve">श्री </w:t>
      </w:r>
    </w:p>
    <w:p w:rsidR="00C028D6" w:rsidRPr="00F9304F" w:rsidRDefault="00C028D6" w:rsidP="00C028D6">
      <w:pPr>
        <w:spacing w:after="0" w:line="240" w:lineRule="auto"/>
        <w:jc w:val="center"/>
        <w:rPr>
          <w:rFonts w:ascii="Utsaah" w:hAnsi="Utsaah" w:cs="Kalimati"/>
          <w:b/>
          <w:bCs/>
          <w:sz w:val="32"/>
          <w:szCs w:val="32"/>
        </w:rPr>
      </w:pPr>
      <w:r w:rsidRPr="00F9304F">
        <w:rPr>
          <w:rFonts w:ascii="Utsaah" w:hAnsi="Utsaah" w:cs="Kalimati"/>
          <w:b/>
          <w:bCs/>
          <w:sz w:val="32"/>
          <w:szCs w:val="32"/>
          <w:cs/>
        </w:rPr>
        <w:t>कञ्चनपुर जिल्ला अदालत</w:t>
      </w:r>
    </w:p>
    <w:p w:rsidR="00C028D6" w:rsidRPr="00695601" w:rsidRDefault="00C028D6" w:rsidP="00C028D6">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इजलास</w:t>
      </w:r>
    </w:p>
    <w:p w:rsidR="00C028D6" w:rsidRPr="00695601" w:rsidRDefault="00C028D6" w:rsidP="00C028D6">
      <w:pPr>
        <w:spacing w:after="0" w:line="240" w:lineRule="auto"/>
        <w:jc w:val="center"/>
        <w:rPr>
          <w:rFonts w:ascii="Utsaah" w:hAnsi="Utsaah" w:cs="Kalimati"/>
          <w:sz w:val="23"/>
          <w:szCs w:val="23"/>
        </w:rPr>
      </w:pPr>
      <w:r w:rsidRPr="00695601">
        <w:rPr>
          <w:rFonts w:ascii="Utsaah" w:hAnsi="Utsaah" w:cs="Kalimati"/>
          <w:sz w:val="23"/>
          <w:szCs w:val="23"/>
          <w:cs/>
        </w:rPr>
        <w:t>माननीय जिल्ला न्यायाधीश श्री पदमराज पाण्डेय</w:t>
      </w:r>
    </w:p>
    <w:p w:rsidR="00C028D6" w:rsidRPr="00695601" w:rsidRDefault="00C028D6" w:rsidP="00C028D6">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आदेश</w:t>
      </w:r>
    </w:p>
    <w:p w:rsidR="00C028D6" w:rsidRPr="00D6062A" w:rsidRDefault="00C028D6" w:rsidP="00C028D6">
      <w:pPr>
        <w:spacing w:after="0" w:line="240" w:lineRule="auto"/>
        <w:jc w:val="center"/>
        <w:rPr>
          <w:rFonts w:ascii="Utsaah" w:hAnsi="Utsaah" w:cs="Kalimati"/>
          <w:b/>
          <w:bCs/>
          <w:sz w:val="24"/>
          <w:szCs w:val="24"/>
        </w:rPr>
      </w:pPr>
      <w:r>
        <w:rPr>
          <w:rFonts w:ascii="Utsaah" w:hAnsi="Utsaah" w:cs="Kalimati"/>
          <w:b/>
          <w:bCs/>
          <w:sz w:val="24"/>
          <w:szCs w:val="24"/>
          <w:cs/>
        </w:rPr>
        <w:t xml:space="preserve">मुद्दा </w:t>
      </w:r>
      <w:r w:rsidRPr="00D6062A">
        <w:rPr>
          <w:rFonts w:ascii="Utsaah" w:hAnsi="Utsaah" w:cs="Kalimati"/>
          <w:b/>
          <w:bCs/>
          <w:sz w:val="26"/>
          <w:szCs w:val="26"/>
          <w:cs/>
        </w:rPr>
        <w:t>न</w:t>
      </w:r>
      <w:r>
        <w:rPr>
          <w:rFonts w:ascii="Utsaah" w:hAnsi="Utsaah" w:cs="Kalimati" w:hint="cs"/>
          <w:b/>
          <w:bCs/>
          <w:sz w:val="26"/>
          <w:szCs w:val="26"/>
          <w:cs/>
        </w:rPr>
        <w:t>ं.</w:t>
      </w:r>
      <w:r w:rsidRPr="00D6062A">
        <w:rPr>
          <w:rFonts w:ascii="Utsaah" w:hAnsi="Utsaah" w:cs="Kalimati"/>
          <w:b/>
          <w:bCs/>
          <w:sz w:val="26"/>
          <w:szCs w:val="26"/>
          <w:cs/>
        </w:rPr>
        <w:t>०७</w:t>
      </w:r>
      <w:r w:rsidR="009E7B29">
        <w:rPr>
          <w:rFonts w:ascii="Utsaah" w:hAnsi="Utsaah" w:cs="Kalimati" w:hint="cs"/>
          <w:b/>
          <w:bCs/>
          <w:sz w:val="26"/>
          <w:szCs w:val="26"/>
          <w:cs/>
        </w:rPr>
        <w:t>८</w:t>
      </w:r>
      <w:r w:rsidRPr="00D6062A">
        <w:rPr>
          <w:rFonts w:ascii="Utsaah" w:hAnsi="Utsaah" w:cs="Kalimati"/>
          <w:b/>
          <w:bCs/>
          <w:sz w:val="24"/>
          <w:szCs w:val="24"/>
          <w:cs/>
        </w:rPr>
        <w:t>-</w:t>
      </w:r>
      <w:r w:rsidRPr="00D6062A">
        <w:rPr>
          <w:rFonts w:ascii="Utsaah" w:hAnsi="Utsaah" w:cs="Kalimati"/>
          <w:b/>
          <w:bCs/>
          <w:sz w:val="32"/>
          <w:szCs w:val="32"/>
        </w:rPr>
        <w:t>CP</w:t>
      </w:r>
      <w:r w:rsidRPr="00D6062A">
        <w:rPr>
          <w:rFonts w:ascii="Utsaah" w:hAnsi="Utsaah" w:cs="Kalimati"/>
          <w:b/>
          <w:bCs/>
          <w:sz w:val="24"/>
          <w:szCs w:val="24"/>
          <w:cs/>
        </w:rPr>
        <w:t>-०</w:t>
      </w:r>
      <w:r w:rsidR="009E7B29">
        <w:rPr>
          <w:rFonts w:ascii="Utsaah" w:hAnsi="Utsaah" w:cs="Kalimati" w:hint="cs"/>
          <w:b/>
          <w:bCs/>
          <w:sz w:val="24"/>
          <w:szCs w:val="24"/>
          <w:cs/>
        </w:rPr>
        <w:t>१६४</w:t>
      </w:r>
    </w:p>
    <w:p w:rsidR="00C028D6" w:rsidRPr="009965CB" w:rsidRDefault="00C028D6" w:rsidP="00C028D6">
      <w:pPr>
        <w:spacing w:after="0" w:line="240" w:lineRule="auto"/>
        <w:jc w:val="center"/>
        <w:rPr>
          <w:rFonts w:ascii="Utsaah" w:hAnsi="Utsaah" w:cs="Kalimati"/>
          <w:b/>
          <w:bCs/>
          <w:sz w:val="28"/>
          <w:szCs w:val="28"/>
          <w:u w:val="single"/>
        </w:rPr>
      </w:pPr>
    </w:p>
    <w:p w:rsidR="00C028D6" w:rsidRPr="00695601" w:rsidRDefault="009E7B29" w:rsidP="00C028D6">
      <w:pPr>
        <w:spacing w:after="0" w:line="240" w:lineRule="auto"/>
        <w:jc w:val="both"/>
        <w:rPr>
          <w:rFonts w:ascii="Utsaah" w:hAnsi="Utsaah" w:cs="Kalimati"/>
          <w:sz w:val="23"/>
          <w:szCs w:val="23"/>
        </w:rPr>
      </w:pPr>
      <w:r>
        <w:rPr>
          <w:rFonts w:ascii="Utsaah" w:hAnsi="Utsaah" w:cs="Kalimati" w:hint="cs"/>
          <w:sz w:val="23"/>
          <w:szCs w:val="23"/>
          <w:cs/>
        </w:rPr>
        <w:t>शारदा न्यौपाने समेत</w:t>
      </w:r>
      <w:r w:rsidR="00C028D6">
        <w:rPr>
          <w:rFonts w:ascii="Utsaah" w:hAnsi="Utsaah" w:cs="Kalimati" w:hint="cs"/>
          <w:sz w:val="23"/>
          <w:szCs w:val="23"/>
          <w:cs/>
        </w:rPr>
        <w:t xml:space="preserve"> ......................</w:t>
      </w:r>
      <w:r w:rsidR="00C028D6" w:rsidRPr="00695601">
        <w:rPr>
          <w:rFonts w:ascii="Utsaah" w:hAnsi="Utsaah" w:cs="Kalimati"/>
          <w:sz w:val="23"/>
          <w:szCs w:val="23"/>
          <w:cs/>
        </w:rPr>
        <w:t>............</w:t>
      </w:r>
      <w:r w:rsidR="00C028D6" w:rsidRPr="00695601">
        <w:rPr>
          <w:rFonts w:ascii="Utsaah" w:hAnsi="Utsaah" w:cs="Kalimati" w:hint="cs"/>
          <w:sz w:val="23"/>
          <w:szCs w:val="23"/>
          <w:cs/>
        </w:rPr>
        <w:t>......</w:t>
      </w:r>
      <w:r w:rsidR="00C028D6" w:rsidRPr="00695601">
        <w:rPr>
          <w:rFonts w:ascii="Utsaah" w:hAnsi="Utsaah" w:cs="Kalimati"/>
          <w:sz w:val="23"/>
          <w:szCs w:val="23"/>
          <w:cs/>
        </w:rPr>
        <w:t>......................</w:t>
      </w:r>
      <w:r>
        <w:rPr>
          <w:rFonts w:ascii="Utsaah" w:hAnsi="Utsaah" w:cs="Kalimati"/>
          <w:sz w:val="23"/>
          <w:szCs w:val="23"/>
          <w:cs/>
        </w:rPr>
        <w:t>...........................</w:t>
      </w:r>
      <w:r w:rsidR="00C028D6" w:rsidRPr="00695601">
        <w:rPr>
          <w:rFonts w:ascii="Utsaah" w:hAnsi="Utsaah" w:cs="Kalimati"/>
          <w:sz w:val="23"/>
          <w:szCs w:val="23"/>
          <w:cs/>
        </w:rPr>
        <w:t>........बादी</w:t>
      </w:r>
    </w:p>
    <w:p w:rsidR="00C028D6" w:rsidRPr="00695601" w:rsidRDefault="00C028D6" w:rsidP="00C028D6">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बिरुद्ध</w:t>
      </w:r>
    </w:p>
    <w:p w:rsidR="00C028D6" w:rsidRPr="00695601" w:rsidRDefault="009E7B29" w:rsidP="00C028D6">
      <w:pPr>
        <w:spacing w:after="0" w:line="240" w:lineRule="auto"/>
        <w:jc w:val="both"/>
        <w:rPr>
          <w:rFonts w:ascii="Utsaah" w:hAnsi="Utsaah" w:cs="Kalimati"/>
          <w:sz w:val="23"/>
          <w:szCs w:val="23"/>
        </w:rPr>
      </w:pPr>
      <w:r>
        <w:rPr>
          <w:rFonts w:ascii="Utsaah" w:hAnsi="Utsaah" w:cs="Kalimati" w:hint="cs"/>
          <w:sz w:val="23"/>
          <w:szCs w:val="23"/>
          <w:cs/>
        </w:rPr>
        <w:t>इन्द्रा कुमारी न्यौपाने</w:t>
      </w:r>
      <w:r w:rsidR="00C028D6" w:rsidRPr="00695601">
        <w:rPr>
          <w:rFonts w:ascii="Utsaah" w:hAnsi="Utsaah" w:cs="Kalimati" w:hint="cs"/>
          <w:sz w:val="23"/>
          <w:szCs w:val="23"/>
          <w:cs/>
        </w:rPr>
        <w:t xml:space="preserve"> समेत</w:t>
      </w:r>
      <w:r w:rsidR="00C028D6" w:rsidRPr="00695601">
        <w:rPr>
          <w:rFonts w:ascii="Utsaah" w:hAnsi="Utsaah" w:cs="Kalimati"/>
          <w:sz w:val="23"/>
          <w:szCs w:val="23"/>
          <w:cs/>
        </w:rPr>
        <w:t>..</w:t>
      </w:r>
      <w:r>
        <w:rPr>
          <w:rFonts w:ascii="Utsaah" w:hAnsi="Utsaah" w:cs="Kalimati" w:hint="cs"/>
          <w:sz w:val="23"/>
          <w:szCs w:val="23"/>
          <w:cs/>
        </w:rPr>
        <w:t>.</w:t>
      </w:r>
      <w:r w:rsidR="00C028D6" w:rsidRPr="00695601">
        <w:rPr>
          <w:rFonts w:ascii="Utsaah" w:hAnsi="Utsaah" w:cs="Kalimati" w:hint="cs"/>
          <w:sz w:val="23"/>
          <w:szCs w:val="23"/>
          <w:cs/>
        </w:rPr>
        <w:t>.</w:t>
      </w:r>
      <w:r w:rsidR="00C028D6">
        <w:rPr>
          <w:rFonts w:ascii="Utsaah" w:hAnsi="Utsaah" w:cs="Kalimati" w:hint="cs"/>
          <w:sz w:val="23"/>
          <w:szCs w:val="23"/>
          <w:cs/>
        </w:rPr>
        <w:t>.....</w:t>
      </w:r>
      <w:r w:rsidR="00C028D6" w:rsidRPr="00695601">
        <w:rPr>
          <w:rFonts w:ascii="Utsaah" w:hAnsi="Utsaah" w:cs="Kalimati" w:hint="cs"/>
          <w:sz w:val="23"/>
          <w:szCs w:val="23"/>
          <w:cs/>
        </w:rPr>
        <w:t>...............................................................................प्रतिबादी</w:t>
      </w:r>
    </w:p>
    <w:p w:rsidR="00C028D6" w:rsidRPr="00D06816" w:rsidRDefault="00C028D6" w:rsidP="00C028D6">
      <w:pPr>
        <w:spacing w:after="0" w:line="240" w:lineRule="auto"/>
        <w:jc w:val="center"/>
        <w:rPr>
          <w:rFonts w:ascii="Utsaah" w:hAnsi="Utsaah" w:cs="Kalimati"/>
          <w:b/>
          <w:bCs/>
          <w:sz w:val="23"/>
          <w:szCs w:val="23"/>
          <w:u w:val="single"/>
        </w:rPr>
      </w:pPr>
      <w:r w:rsidRPr="00D06816">
        <w:rPr>
          <w:rFonts w:ascii="Utsaah" w:hAnsi="Utsaah" w:cs="Kalimati"/>
          <w:b/>
          <w:bCs/>
          <w:sz w:val="23"/>
          <w:szCs w:val="23"/>
          <w:u w:val="single"/>
          <w:cs/>
        </w:rPr>
        <w:t>मुद्दाः-</w:t>
      </w:r>
      <w:r w:rsidRPr="00D06816">
        <w:rPr>
          <w:rFonts w:ascii="Utsaah" w:hAnsi="Utsaah" w:cs="Kalimati" w:hint="cs"/>
          <w:b/>
          <w:bCs/>
          <w:sz w:val="23"/>
          <w:szCs w:val="23"/>
          <w:u w:val="single"/>
          <w:cs/>
        </w:rPr>
        <w:t xml:space="preserve"> अंश/सम्बन्ध विच्छेद ।</w:t>
      </w:r>
    </w:p>
    <w:p w:rsidR="00C028D6" w:rsidRDefault="00C028D6" w:rsidP="006462A2">
      <w:pPr>
        <w:spacing w:after="0"/>
        <w:ind w:firstLine="720"/>
        <w:jc w:val="both"/>
        <w:rPr>
          <w:rFonts w:ascii="Utsaah" w:hAnsi="Utsaah" w:cs="Kalimati"/>
          <w:sz w:val="24"/>
          <w:szCs w:val="24"/>
        </w:rPr>
      </w:pPr>
      <w:r>
        <w:rPr>
          <w:rFonts w:ascii="Utsaah" w:hAnsi="Utsaah" w:cs="Kalimati"/>
          <w:sz w:val="24"/>
          <w:szCs w:val="24"/>
          <w:cs/>
        </w:rPr>
        <w:t xml:space="preserve"> </w:t>
      </w:r>
      <w:r w:rsidRPr="000E47B2">
        <w:rPr>
          <w:rFonts w:ascii="Utsaah" w:hAnsi="Utsaah" w:cs="Kalimati"/>
          <w:sz w:val="24"/>
          <w:szCs w:val="24"/>
          <w:cs/>
        </w:rPr>
        <w:t>यसमा</w:t>
      </w:r>
      <w:r w:rsidRPr="000E47B2">
        <w:rPr>
          <w:rFonts w:ascii="Utsaah" w:hAnsi="Utsaah" w:cs="Kalimati" w:hint="cs"/>
          <w:sz w:val="24"/>
          <w:szCs w:val="24"/>
          <w:cs/>
        </w:rPr>
        <w:t xml:space="preserve"> </w:t>
      </w:r>
      <w:r w:rsidR="006462A2">
        <w:rPr>
          <w:rFonts w:ascii="Utsaah" w:hAnsi="Utsaah" w:cs="Kalimati" w:hint="cs"/>
          <w:sz w:val="24"/>
          <w:szCs w:val="24"/>
          <w:cs/>
        </w:rPr>
        <w:t>फिराद पत्रमा ईन्द्रा कुमारी न्यौपाने</w:t>
      </w:r>
      <w:r w:rsidR="006462A2">
        <w:rPr>
          <w:rFonts w:ascii="Utsaah" w:hAnsi="Utsaah" w:cs="Kalimati"/>
          <w:sz w:val="24"/>
          <w:szCs w:val="24"/>
        </w:rPr>
        <w:t>,</w:t>
      </w:r>
      <w:r w:rsidR="006462A2">
        <w:rPr>
          <w:rFonts w:ascii="Utsaah" w:hAnsi="Utsaah" w:cs="Kalimati" w:hint="cs"/>
          <w:sz w:val="24"/>
          <w:szCs w:val="24"/>
          <w:cs/>
        </w:rPr>
        <w:t xml:space="preserve"> रामकृष्ण न्यौपाने</w:t>
      </w:r>
      <w:r w:rsidR="006462A2">
        <w:rPr>
          <w:rFonts w:ascii="Utsaah" w:hAnsi="Utsaah" w:cs="Kalimati"/>
          <w:sz w:val="24"/>
          <w:szCs w:val="24"/>
        </w:rPr>
        <w:t>,</w:t>
      </w:r>
      <w:r w:rsidR="006462A2">
        <w:rPr>
          <w:rFonts w:ascii="Utsaah" w:hAnsi="Utsaah" w:cs="Kalimati" w:hint="cs"/>
          <w:sz w:val="24"/>
          <w:szCs w:val="24"/>
          <w:cs/>
        </w:rPr>
        <w:t xml:space="preserve"> हरिकृष्ण न्यौपाने</w:t>
      </w:r>
      <w:r w:rsidR="006462A2">
        <w:rPr>
          <w:rFonts w:ascii="Utsaah" w:hAnsi="Utsaah" w:cs="Kalimati"/>
          <w:sz w:val="24"/>
          <w:szCs w:val="24"/>
        </w:rPr>
        <w:t>,</w:t>
      </w:r>
      <w:r w:rsidR="006462A2">
        <w:rPr>
          <w:rFonts w:ascii="Utsaah" w:hAnsi="Utsaah" w:cs="Kalimati" w:hint="cs"/>
          <w:sz w:val="24"/>
          <w:szCs w:val="24"/>
          <w:cs/>
        </w:rPr>
        <w:t xml:space="preserve"> श्रीकृष्ण न्यौपाने</w:t>
      </w:r>
      <w:r w:rsidR="006462A2">
        <w:rPr>
          <w:rFonts w:ascii="Utsaah" w:hAnsi="Utsaah" w:cs="Kalimati"/>
          <w:sz w:val="24"/>
          <w:szCs w:val="24"/>
        </w:rPr>
        <w:t>,</w:t>
      </w:r>
      <w:r w:rsidR="006462A2">
        <w:rPr>
          <w:rFonts w:ascii="Utsaah" w:hAnsi="Utsaah" w:cs="Kalimati" w:hint="cs"/>
          <w:sz w:val="24"/>
          <w:szCs w:val="24"/>
          <w:cs/>
        </w:rPr>
        <w:t xml:space="preserve"> बल बहादुर न्यौपाने र </w:t>
      </w:r>
      <w:r w:rsidR="006462A2" w:rsidRPr="006462A2">
        <w:rPr>
          <w:rFonts w:ascii="Utsaah" w:hAnsi="Utsaah" w:cs="Kalimati" w:hint="cs"/>
          <w:sz w:val="24"/>
          <w:szCs w:val="24"/>
          <w:cs/>
        </w:rPr>
        <w:t>नारायण न्यौपाने गरी ६ जना हाम्रा मुल अंशियार हुन्</w:t>
      </w:r>
      <w:r w:rsidR="00395C50">
        <w:rPr>
          <w:rFonts w:ascii="Utsaah" w:hAnsi="Utsaah" w:cs="Kalimati" w:hint="cs"/>
          <w:sz w:val="24"/>
          <w:szCs w:val="24"/>
          <w:cs/>
        </w:rPr>
        <w:t>,</w:t>
      </w:r>
      <w:r w:rsidR="006462A2" w:rsidRPr="006462A2">
        <w:rPr>
          <w:rFonts w:ascii="Utsaah" w:hAnsi="Utsaah" w:cs="Kalimati" w:hint="cs"/>
          <w:sz w:val="24"/>
          <w:szCs w:val="24"/>
          <w:cs/>
        </w:rPr>
        <w:t xml:space="preserve"> </w:t>
      </w:r>
      <w:r w:rsidR="00CD54C3">
        <w:rPr>
          <w:rFonts w:ascii="Utsaah" w:hAnsi="Utsaah" w:cs="Kalimati" w:hint="cs"/>
          <w:sz w:val="24"/>
          <w:szCs w:val="24"/>
          <w:cs/>
        </w:rPr>
        <w:t>विपक्षीबाटै सम्पत्त</w:t>
      </w:r>
      <w:r w:rsidR="00395C50">
        <w:rPr>
          <w:rFonts w:ascii="Utsaah" w:hAnsi="Utsaah" w:cs="Kalimati" w:hint="cs"/>
          <w:sz w:val="24"/>
          <w:szCs w:val="24"/>
          <w:cs/>
        </w:rPr>
        <w:t>ि</w:t>
      </w:r>
      <w:r w:rsidR="00CD54C3">
        <w:rPr>
          <w:rFonts w:ascii="Utsaah" w:hAnsi="Utsaah" w:cs="Kalimati" w:hint="cs"/>
          <w:sz w:val="24"/>
          <w:szCs w:val="24"/>
          <w:cs/>
        </w:rPr>
        <w:t>को फाँटवारी लिई सम्पुर्ण सम्पत्त</w:t>
      </w:r>
      <w:r w:rsidR="00395C50">
        <w:rPr>
          <w:rFonts w:ascii="Utsaah" w:hAnsi="Utsaah" w:cs="Kalimati" w:hint="cs"/>
          <w:sz w:val="24"/>
          <w:szCs w:val="24"/>
          <w:cs/>
        </w:rPr>
        <w:t>ि</w:t>
      </w:r>
      <w:r w:rsidR="00CD54C3">
        <w:rPr>
          <w:rFonts w:ascii="Utsaah" w:hAnsi="Utsaah" w:cs="Kalimati" w:hint="cs"/>
          <w:sz w:val="24"/>
          <w:szCs w:val="24"/>
          <w:cs/>
        </w:rPr>
        <w:t>को</w:t>
      </w:r>
      <w:r w:rsidR="006462A2" w:rsidRPr="006462A2">
        <w:rPr>
          <w:rFonts w:ascii="Utsaah" w:hAnsi="Utsaah" w:cs="Kalimati" w:hint="cs"/>
          <w:sz w:val="24"/>
          <w:szCs w:val="24"/>
          <w:cs/>
        </w:rPr>
        <w:t xml:space="preserve"> छ भागको एकभागको त</w:t>
      </w:r>
      <w:r w:rsidR="00395C50">
        <w:rPr>
          <w:rFonts w:ascii="Utsaah" w:hAnsi="Utsaah" w:cs="Kalimati" w:hint="cs"/>
          <w:sz w:val="24"/>
          <w:szCs w:val="24"/>
          <w:cs/>
        </w:rPr>
        <w:t>ी</w:t>
      </w:r>
      <w:r w:rsidR="006462A2" w:rsidRPr="006462A2">
        <w:rPr>
          <w:rFonts w:ascii="Utsaah" w:hAnsi="Utsaah" w:cs="Kalimati" w:hint="cs"/>
          <w:sz w:val="24"/>
          <w:szCs w:val="24"/>
          <w:cs/>
        </w:rPr>
        <w:t>न भागको दुई भाग</w:t>
      </w:r>
      <w:r w:rsidR="006462A2">
        <w:rPr>
          <w:rFonts w:ascii="Utsaah" w:hAnsi="Utsaah" w:cs="Kalimati" w:hint="cs"/>
          <w:sz w:val="24"/>
          <w:szCs w:val="24"/>
          <w:cs/>
        </w:rPr>
        <w:t xml:space="preserve"> </w:t>
      </w:r>
      <w:r w:rsidRPr="006462A2">
        <w:rPr>
          <w:rFonts w:ascii="Utsaah" w:hAnsi="Utsaah" w:cs="Kalimati" w:hint="cs"/>
          <w:sz w:val="24"/>
          <w:szCs w:val="24"/>
          <w:cs/>
        </w:rPr>
        <w:t>अंश पाउँ भन्ने फिराद दावी रहेको</w:t>
      </w:r>
      <w:r w:rsidR="000E74C8">
        <w:rPr>
          <w:rFonts w:ascii="Utsaah" w:hAnsi="Utsaah" w:cs="Kalimati" w:hint="cs"/>
          <w:sz w:val="24"/>
          <w:szCs w:val="24"/>
          <w:cs/>
        </w:rPr>
        <w:t xml:space="preserve">मा </w:t>
      </w:r>
      <w:r w:rsidRPr="006462A2">
        <w:rPr>
          <w:rFonts w:ascii="Utsaah" w:hAnsi="Utsaah" w:cs="Kalimati" w:hint="cs"/>
          <w:sz w:val="24"/>
          <w:szCs w:val="24"/>
          <w:cs/>
        </w:rPr>
        <w:t>प्रतिवादी</w:t>
      </w:r>
      <w:r w:rsidR="000E74C8">
        <w:rPr>
          <w:rFonts w:ascii="Utsaah" w:hAnsi="Utsaah" w:cs="Kalimati" w:hint="cs"/>
          <w:sz w:val="24"/>
          <w:szCs w:val="24"/>
          <w:cs/>
        </w:rPr>
        <w:t xml:space="preserve"> रामकृष्ण न्यौपाने समेत</w:t>
      </w:r>
      <w:r w:rsidRPr="006462A2">
        <w:rPr>
          <w:rFonts w:ascii="Utsaah" w:hAnsi="Utsaah" w:cs="Kalimati" w:hint="cs"/>
          <w:sz w:val="24"/>
          <w:szCs w:val="24"/>
          <w:cs/>
        </w:rPr>
        <w:t xml:space="preserve">ले प्रतिउत्तरपत्रको प्रकरण </w:t>
      </w:r>
      <w:r w:rsidR="00A17977" w:rsidRPr="006462A2">
        <w:rPr>
          <w:rFonts w:ascii="Utsaah" w:hAnsi="Utsaah" w:cs="Kalimati" w:hint="cs"/>
          <w:sz w:val="24"/>
          <w:szCs w:val="24"/>
          <w:cs/>
        </w:rPr>
        <w:t>१</w:t>
      </w:r>
      <w:r w:rsidRPr="006462A2">
        <w:rPr>
          <w:rFonts w:ascii="Utsaah" w:hAnsi="Utsaah" w:cs="Kalimati"/>
          <w:sz w:val="24"/>
          <w:szCs w:val="24"/>
        </w:rPr>
        <w:t>(</w:t>
      </w:r>
      <w:r w:rsidRPr="006462A2">
        <w:rPr>
          <w:rFonts w:ascii="Utsaah" w:hAnsi="Utsaah" w:cs="Kalimati" w:hint="cs"/>
          <w:sz w:val="24"/>
          <w:szCs w:val="24"/>
          <w:cs/>
        </w:rPr>
        <w:t>ख</w:t>
      </w:r>
      <w:r w:rsidRPr="006462A2">
        <w:rPr>
          <w:rFonts w:ascii="Utsaah" w:hAnsi="Utsaah" w:cs="Kalimati"/>
          <w:sz w:val="24"/>
          <w:szCs w:val="24"/>
        </w:rPr>
        <w:t>)</w:t>
      </w:r>
      <w:r w:rsidR="00A17977" w:rsidRPr="006462A2">
        <w:rPr>
          <w:rFonts w:ascii="Utsaah" w:hAnsi="Utsaah" w:cs="Kalimati" w:hint="cs"/>
          <w:sz w:val="24"/>
          <w:szCs w:val="24"/>
          <w:cs/>
        </w:rPr>
        <w:t xml:space="preserve"> मा फिरादी शारदा न्यौपाने</w:t>
      </w:r>
      <w:r w:rsidR="00A41A67" w:rsidRPr="006462A2">
        <w:rPr>
          <w:rFonts w:ascii="Utsaah" w:hAnsi="Utsaah" w:cs="Kalimati" w:hint="cs"/>
          <w:sz w:val="24"/>
          <w:szCs w:val="24"/>
          <w:cs/>
        </w:rPr>
        <w:t xml:space="preserve"> मेरी श्रीमती हुन्</w:t>
      </w:r>
      <w:r w:rsidR="00395C50">
        <w:rPr>
          <w:rFonts w:ascii="Utsaah" w:hAnsi="Utsaah" w:cs="Kalimati" w:hint="cs"/>
          <w:sz w:val="24"/>
          <w:szCs w:val="24"/>
          <w:cs/>
        </w:rPr>
        <w:t>,</w:t>
      </w:r>
      <w:r w:rsidR="00A41A67" w:rsidRPr="006462A2">
        <w:rPr>
          <w:rFonts w:ascii="Utsaah" w:hAnsi="Utsaah" w:cs="Kalimati" w:hint="cs"/>
          <w:sz w:val="24"/>
          <w:szCs w:val="24"/>
          <w:cs/>
        </w:rPr>
        <w:t xml:space="preserve"> निज</w:t>
      </w:r>
      <w:r w:rsidR="00A17977" w:rsidRPr="006462A2">
        <w:rPr>
          <w:rFonts w:ascii="Utsaah" w:hAnsi="Utsaah" w:cs="Kalimati" w:hint="cs"/>
          <w:sz w:val="24"/>
          <w:szCs w:val="24"/>
          <w:cs/>
        </w:rPr>
        <w:t xml:space="preserve"> भन्दा पहिले </w:t>
      </w:r>
      <w:r w:rsidR="00A41A67" w:rsidRPr="006462A2">
        <w:rPr>
          <w:rFonts w:ascii="Utsaah" w:hAnsi="Utsaah" w:cs="Kalimati" w:hint="cs"/>
          <w:sz w:val="24"/>
          <w:szCs w:val="24"/>
          <w:cs/>
        </w:rPr>
        <w:t>दुई</w:t>
      </w:r>
      <w:r w:rsidR="00A17977" w:rsidRPr="006462A2">
        <w:rPr>
          <w:rFonts w:ascii="Utsaah" w:hAnsi="Utsaah" w:cs="Kalimati" w:hint="cs"/>
          <w:sz w:val="24"/>
          <w:szCs w:val="24"/>
          <w:cs/>
        </w:rPr>
        <w:t xml:space="preserve"> ओटा विवाह भएकोमा पहिलो</w:t>
      </w:r>
      <w:r w:rsidR="000E74C8">
        <w:rPr>
          <w:rFonts w:ascii="Utsaah" w:hAnsi="Utsaah" w:cs="Kalimati" w:hint="cs"/>
          <w:sz w:val="24"/>
          <w:szCs w:val="24"/>
          <w:cs/>
        </w:rPr>
        <w:t xml:space="preserve"> श्रीमती पार्वती न्यौपाने</w:t>
      </w:r>
      <w:r w:rsidR="00A17977" w:rsidRPr="006462A2">
        <w:rPr>
          <w:rFonts w:ascii="Utsaah" w:hAnsi="Utsaah" w:cs="Kalimati" w:hint="cs"/>
          <w:sz w:val="24"/>
          <w:szCs w:val="24"/>
          <w:cs/>
        </w:rPr>
        <w:t xml:space="preserve">बाट छोरी </w:t>
      </w:r>
      <w:r w:rsidR="00A17977" w:rsidRPr="008A7D19">
        <w:rPr>
          <w:rFonts w:ascii="Utsaah" w:hAnsi="Utsaah" w:cs="Kalimati" w:hint="cs"/>
          <w:sz w:val="24"/>
          <w:szCs w:val="24"/>
          <w:cs/>
        </w:rPr>
        <w:t>ज्योती न्यौपानेको जन्म भएको हो</w:t>
      </w:r>
      <w:r w:rsidR="000E74C8">
        <w:rPr>
          <w:rFonts w:ascii="Utsaah" w:hAnsi="Utsaah" w:cs="Kalimati"/>
          <w:sz w:val="24"/>
          <w:szCs w:val="24"/>
        </w:rPr>
        <w:t>,</w:t>
      </w:r>
      <w:r w:rsidR="00A17977" w:rsidRPr="008A7D19">
        <w:rPr>
          <w:rFonts w:ascii="Utsaah" w:hAnsi="Utsaah" w:cs="Kalimati" w:hint="cs"/>
          <w:sz w:val="24"/>
          <w:szCs w:val="24"/>
          <w:cs/>
        </w:rPr>
        <w:t xml:space="preserve"> हाल जेठी श्रीमती पार्वती न्यौपानेको कालगतीले मृत्यु भैसकेको र </w:t>
      </w:r>
      <w:r w:rsidR="00872202" w:rsidRPr="008A7D19">
        <w:rPr>
          <w:rFonts w:ascii="Utsaah" w:hAnsi="Utsaah" w:cs="Kalimati" w:hint="cs"/>
          <w:sz w:val="24"/>
          <w:szCs w:val="24"/>
          <w:cs/>
        </w:rPr>
        <w:t xml:space="preserve">दोस्रो श्रीमती लक्ष्मी न्यौपानेसँग गरी निजबाट छोरा अर्जुन न्यौपानेको जन्म भएको हो </w:t>
      </w:r>
      <w:r w:rsidR="000E74C8">
        <w:rPr>
          <w:rFonts w:ascii="Utsaah" w:hAnsi="Utsaah" w:cs="Kalimati" w:hint="cs"/>
          <w:sz w:val="24"/>
          <w:szCs w:val="24"/>
          <w:cs/>
        </w:rPr>
        <w:t>भन्ने व्यहोरा</w:t>
      </w:r>
      <w:r w:rsidRPr="008A7D19">
        <w:rPr>
          <w:rFonts w:ascii="Utsaah" w:hAnsi="Utsaah" w:cs="Kalimati" w:hint="cs"/>
          <w:sz w:val="24"/>
          <w:szCs w:val="24"/>
          <w:cs/>
        </w:rPr>
        <w:t xml:space="preserve"> उल्लेख गरेको </w:t>
      </w:r>
      <w:r w:rsidR="00A41A67" w:rsidRPr="008A7D19">
        <w:rPr>
          <w:rFonts w:ascii="Utsaah" w:hAnsi="Utsaah" w:cs="Kalimati" w:hint="cs"/>
          <w:sz w:val="24"/>
          <w:szCs w:val="24"/>
          <w:cs/>
        </w:rPr>
        <w:t>र वादीका साक्षी लक्ष्मी जि.सी.ले समेत सो</w:t>
      </w:r>
      <w:r w:rsidR="00A41A67">
        <w:rPr>
          <w:rFonts w:ascii="Utsaah" w:hAnsi="Utsaah" w:cs="Kalimati" w:hint="cs"/>
          <w:sz w:val="24"/>
          <w:szCs w:val="24"/>
          <w:cs/>
        </w:rPr>
        <w:t xml:space="preserve"> कुरा आफ्नो बकपत्रमा उल्लेख गरेको हुँदा </w:t>
      </w:r>
      <w:r w:rsidRPr="00A41A67">
        <w:rPr>
          <w:rFonts w:ascii="Utsaah" w:hAnsi="Utsaah" w:cs="Kalimati" w:hint="cs"/>
          <w:b/>
          <w:bCs/>
          <w:sz w:val="24"/>
          <w:szCs w:val="24"/>
          <w:cs/>
        </w:rPr>
        <w:t xml:space="preserve">निज </w:t>
      </w:r>
      <w:r w:rsidR="00A41A67" w:rsidRPr="00A41A67">
        <w:rPr>
          <w:rFonts w:ascii="Utsaah" w:hAnsi="Utsaah" w:cs="Kalimati" w:hint="cs"/>
          <w:b/>
          <w:bCs/>
          <w:sz w:val="24"/>
          <w:szCs w:val="24"/>
          <w:cs/>
        </w:rPr>
        <w:t>ज्योती न्यौपाने</w:t>
      </w:r>
      <w:r w:rsidR="00395C50">
        <w:rPr>
          <w:rFonts w:ascii="Utsaah" w:hAnsi="Utsaah" w:cs="Kalimati" w:hint="cs"/>
          <w:b/>
          <w:bCs/>
          <w:sz w:val="24"/>
          <w:szCs w:val="24"/>
          <w:cs/>
        </w:rPr>
        <w:t>,</w:t>
      </w:r>
      <w:r w:rsidR="00A41A67" w:rsidRPr="00A41A67">
        <w:rPr>
          <w:rFonts w:ascii="Utsaah" w:hAnsi="Utsaah" w:cs="Kalimati" w:hint="cs"/>
          <w:b/>
          <w:bCs/>
          <w:sz w:val="24"/>
          <w:szCs w:val="24"/>
          <w:cs/>
        </w:rPr>
        <w:t xml:space="preserve"> लक्ष्मी न्यौपाने र अर्जुन न्यौपाने</w:t>
      </w:r>
      <w:r w:rsidRPr="00A41A67">
        <w:rPr>
          <w:rFonts w:ascii="Utsaah" w:hAnsi="Utsaah" w:cs="Kalimati" w:hint="cs"/>
          <w:b/>
          <w:bCs/>
          <w:sz w:val="24"/>
          <w:szCs w:val="24"/>
          <w:cs/>
        </w:rPr>
        <w:t xml:space="preserve">लाई बुझ्नु पर्ने देखिएकोले </w:t>
      </w:r>
      <w:r>
        <w:rPr>
          <w:rFonts w:ascii="Utsaah" w:hAnsi="Utsaah" w:cs="Kalimati" w:hint="cs"/>
          <w:sz w:val="24"/>
          <w:szCs w:val="24"/>
          <w:cs/>
        </w:rPr>
        <w:t xml:space="preserve">प्रतिवादीको कागज गरी </w:t>
      </w:r>
      <w:r w:rsidR="00A41A67">
        <w:rPr>
          <w:rFonts w:ascii="Utsaah" w:hAnsi="Utsaah" w:cs="Kalimati" w:hint="cs"/>
          <w:sz w:val="24"/>
          <w:szCs w:val="24"/>
          <w:cs/>
        </w:rPr>
        <w:t>ज्योती न्यौपाने</w:t>
      </w:r>
      <w:r w:rsidR="00A41A67">
        <w:rPr>
          <w:rFonts w:ascii="Utsaah" w:hAnsi="Utsaah" w:cs="Kalimati"/>
          <w:sz w:val="24"/>
          <w:szCs w:val="24"/>
        </w:rPr>
        <w:t>,</w:t>
      </w:r>
      <w:r w:rsidR="00A41A67">
        <w:rPr>
          <w:rFonts w:ascii="Utsaah" w:hAnsi="Utsaah" w:cs="Kalimati" w:hint="cs"/>
          <w:sz w:val="24"/>
          <w:szCs w:val="24"/>
          <w:cs/>
        </w:rPr>
        <w:t xml:space="preserve"> लक्ष्मी न्यौपाने र अर्जुन न्यौपाने</w:t>
      </w:r>
      <w:r>
        <w:rPr>
          <w:rFonts w:ascii="Utsaah" w:hAnsi="Utsaah" w:cs="Kalimati" w:hint="cs"/>
          <w:sz w:val="24"/>
          <w:szCs w:val="24"/>
          <w:cs/>
        </w:rPr>
        <w:t>को वतन खुलाउन लगाई</w:t>
      </w:r>
      <w:r w:rsidRPr="000E47B2">
        <w:rPr>
          <w:rFonts w:ascii="Utsaah" w:hAnsi="Utsaah" w:cs="Kalimati" w:hint="cs"/>
          <w:sz w:val="24"/>
          <w:szCs w:val="24"/>
          <w:cs/>
        </w:rPr>
        <w:t xml:space="preserve"> मुलुकी देवानी कार्यविधि संहिता</w:t>
      </w:r>
      <w:r w:rsidRPr="000E47B2">
        <w:rPr>
          <w:rFonts w:ascii="Utsaah" w:hAnsi="Utsaah" w:cs="Kalimati"/>
          <w:sz w:val="24"/>
          <w:szCs w:val="24"/>
        </w:rPr>
        <w:t>,</w:t>
      </w:r>
      <w:r>
        <w:rPr>
          <w:rFonts w:ascii="Utsaah" w:hAnsi="Utsaah" w:cs="Kalimati" w:hint="cs"/>
          <w:sz w:val="24"/>
          <w:szCs w:val="24"/>
          <w:cs/>
        </w:rPr>
        <w:t xml:space="preserve"> </w:t>
      </w:r>
      <w:r w:rsidRPr="000E47B2">
        <w:rPr>
          <w:rFonts w:ascii="Utsaah" w:hAnsi="Utsaah" w:cs="Kalimati" w:hint="cs"/>
          <w:sz w:val="24"/>
          <w:szCs w:val="24"/>
          <w:cs/>
        </w:rPr>
        <w:t>२०७४ को दफा १२३ बमोजिम निज</w:t>
      </w:r>
      <w:r>
        <w:rPr>
          <w:rFonts w:ascii="Utsaah" w:hAnsi="Utsaah" w:cs="Kalimati" w:hint="cs"/>
          <w:sz w:val="24"/>
          <w:szCs w:val="24"/>
          <w:cs/>
        </w:rPr>
        <w:t>हरु</w:t>
      </w:r>
      <w:r w:rsidRPr="000E47B2">
        <w:rPr>
          <w:rFonts w:ascii="Utsaah" w:hAnsi="Utsaah" w:cs="Kalimati" w:hint="cs"/>
          <w:sz w:val="24"/>
          <w:szCs w:val="24"/>
          <w:cs/>
        </w:rPr>
        <w:t xml:space="preserve">को नाउमा सात दिने म्याद जारी गरी उपस्थित भए </w:t>
      </w:r>
      <w:r>
        <w:rPr>
          <w:rFonts w:ascii="Utsaah" w:hAnsi="Utsaah" w:cs="Kalimati" w:hint="cs"/>
          <w:sz w:val="24"/>
          <w:szCs w:val="24"/>
          <w:cs/>
        </w:rPr>
        <w:t xml:space="preserve">इजलाससमक्ष </w:t>
      </w:r>
      <w:r w:rsidRPr="000E47B2">
        <w:rPr>
          <w:rFonts w:ascii="Utsaah" w:hAnsi="Utsaah" w:cs="Kalimati" w:hint="cs"/>
          <w:sz w:val="24"/>
          <w:szCs w:val="24"/>
          <w:cs/>
        </w:rPr>
        <w:t>बयान गर्नु</w:t>
      </w:r>
      <w:r>
        <w:rPr>
          <w:rFonts w:ascii="Utsaah" w:hAnsi="Utsaah" w:cs="Kalimati" w:hint="cs"/>
          <w:sz w:val="24"/>
          <w:szCs w:val="24"/>
          <w:cs/>
        </w:rPr>
        <w:t xml:space="preserve"> र</w:t>
      </w:r>
      <w:r w:rsidRPr="000E47B2">
        <w:rPr>
          <w:rFonts w:ascii="Utsaah" w:hAnsi="Utsaah" w:cs="Kalimati" w:hint="cs"/>
          <w:sz w:val="24"/>
          <w:szCs w:val="24"/>
          <w:cs/>
        </w:rPr>
        <w:t xml:space="preserve"> </w:t>
      </w:r>
      <w:r>
        <w:rPr>
          <w:rFonts w:ascii="Utsaah" w:hAnsi="Utsaah" w:cs="Kalimati" w:hint="cs"/>
          <w:sz w:val="24"/>
          <w:szCs w:val="24"/>
          <w:cs/>
        </w:rPr>
        <w:t xml:space="preserve">बयानबाट </w:t>
      </w:r>
      <w:r w:rsidRPr="000E47B2">
        <w:rPr>
          <w:rFonts w:ascii="Utsaah" w:hAnsi="Utsaah" w:cs="Kalimati" w:hint="cs"/>
          <w:sz w:val="24"/>
          <w:szCs w:val="24"/>
          <w:cs/>
        </w:rPr>
        <w:t>निज</w:t>
      </w:r>
      <w:r>
        <w:rPr>
          <w:rFonts w:ascii="Utsaah" w:hAnsi="Utsaah" w:cs="Kalimati" w:hint="cs"/>
          <w:sz w:val="24"/>
          <w:szCs w:val="24"/>
          <w:cs/>
        </w:rPr>
        <w:t xml:space="preserve">हरु </w:t>
      </w:r>
      <w:r w:rsidRPr="000E47B2">
        <w:rPr>
          <w:rFonts w:ascii="Utsaah" w:hAnsi="Utsaah" w:cs="Kalimati" w:hint="cs"/>
          <w:sz w:val="24"/>
          <w:szCs w:val="24"/>
          <w:cs/>
        </w:rPr>
        <w:t>अंश</w:t>
      </w:r>
      <w:r>
        <w:rPr>
          <w:rFonts w:ascii="Utsaah" w:hAnsi="Utsaah" w:cs="Kalimati" w:hint="cs"/>
          <w:sz w:val="24"/>
          <w:szCs w:val="24"/>
          <w:cs/>
        </w:rPr>
        <w:t>ि</w:t>
      </w:r>
      <w:r w:rsidRPr="000E47B2">
        <w:rPr>
          <w:rFonts w:ascii="Utsaah" w:hAnsi="Utsaah" w:cs="Kalimati" w:hint="cs"/>
          <w:sz w:val="24"/>
          <w:szCs w:val="24"/>
          <w:cs/>
        </w:rPr>
        <w:t xml:space="preserve">यार रहेको </w:t>
      </w:r>
      <w:r>
        <w:rPr>
          <w:rFonts w:ascii="Utsaah" w:hAnsi="Utsaah" w:cs="Kalimati" w:hint="cs"/>
          <w:sz w:val="24"/>
          <w:szCs w:val="24"/>
          <w:cs/>
        </w:rPr>
        <w:t>देखिँएमा कारणी सरह तारेखमा राख्‍नू</w:t>
      </w:r>
      <w:r w:rsidR="00395C50">
        <w:rPr>
          <w:rFonts w:ascii="Utsaah" w:hAnsi="Utsaah" w:cs="Kalimati" w:hint="cs"/>
          <w:sz w:val="24"/>
          <w:szCs w:val="24"/>
          <w:cs/>
        </w:rPr>
        <w:t xml:space="preserve"> तथा निजहरुबाट समेत तायदाती फाँटवारी माग्नु </w:t>
      </w:r>
      <w:r w:rsidRPr="000E47B2">
        <w:rPr>
          <w:rFonts w:ascii="Utsaah" w:hAnsi="Utsaah" w:cs="Kalimati" w:hint="cs"/>
          <w:sz w:val="24"/>
          <w:szCs w:val="24"/>
          <w:cs/>
        </w:rPr>
        <w:t>।</w:t>
      </w:r>
    </w:p>
    <w:p w:rsidR="00C028D6" w:rsidRPr="000E47B2" w:rsidRDefault="00C028D6" w:rsidP="00C028D6">
      <w:pPr>
        <w:spacing w:after="0"/>
        <w:ind w:firstLine="720"/>
        <w:jc w:val="both"/>
        <w:rPr>
          <w:rFonts w:ascii="Utsaah" w:hAnsi="Utsaah" w:cs="Kalimati"/>
          <w:sz w:val="24"/>
          <w:szCs w:val="24"/>
        </w:rPr>
      </w:pPr>
    </w:p>
    <w:p w:rsidR="00C028D6" w:rsidRDefault="00C028D6" w:rsidP="00C028D6">
      <w:pPr>
        <w:spacing w:after="0"/>
        <w:jc w:val="both"/>
        <w:rPr>
          <w:rFonts w:ascii="Kantipur" w:hAnsi="Kantipur" w:cs="Kalimati"/>
          <w:sz w:val="24"/>
          <w:szCs w:val="24"/>
        </w:rPr>
      </w:pPr>
      <w:r>
        <w:rPr>
          <w:rFonts w:ascii="Kantipur" w:hAnsi="Kantipur" w:cs="Kalimati" w:hint="cs"/>
          <w:sz w:val="24"/>
          <w:szCs w:val="24"/>
          <w:cs/>
        </w:rPr>
        <w:t xml:space="preserve"> </w:t>
      </w:r>
    </w:p>
    <w:p w:rsidR="00C028D6" w:rsidRDefault="00C028D6" w:rsidP="00C028D6">
      <w:pPr>
        <w:spacing w:after="0"/>
        <w:jc w:val="both"/>
        <w:rPr>
          <w:rFonts w:ascii="Kantipur" w:hAnsi="Kantipur" w:cs="Kalimati"/>
          <w:sz w:val="24"/>
          <w:szCs w:val="24"/>
        </w:rPr>
      </w:pPr>
    </w:p>
    <w:p w:rsidR="00C028D6" w:rsidRPr="000E47B2" w:rsidRDefault="00C028D6" w:rsidP="00C028D6">
      <w:pPr>
        <w:tabs>
          <w:tab w:val="left" w:pos="589"/>
          <w:tab w:val="right" w:pos="9648"/>
        </w:tabs>
        <w:spacing w:after="0" w:line="240" w:lineRule="auto"/>
        <w:jc w:val="right"/>
        <w:rPr>
          <w:rFonts w:ascii="Kantipur" w:hAnsi="Kantipur" w:cs="Kalimati"/>
          <w:sz w:val="24"/>
          <w:szCs w:val="24"/>
          <w:cs/>
        </w:rPr>
      </w:pPr>
      <w:r w:rsidRPr="000E47B2">
        <w:rPr>
          <w:rFonts w:ascii="Kantipur" w:hAnsi="Kantipur" w:cs="Kalimati" w:hint="cs"/>
          <w:sz w:val="24"/>
          <w:szCs w:val="24"/>
          <w:cs/>
        </w:rPr>
        <w:t xml:space="preserve">जिल्ला </w:t>
      </w:r>
      <w:r w:rsidRPr="000E47B2">
        <w:rPr>
          <w:rFonts w:ascii="Kantipur" w:hAnsi="Kantipur" w:cs="Kalimati"/>
          <w:sz w:val="24"/>
          <w:szCs w:val="24"/>
          <w:cs/>
        </w:rPr>
        <w:t>न्यायाधीश</w:t>
      </w:r>
    </w:p>
    <w:p w:rsidR="00C028D6" w:rsidRPr="000E47B2" w:rsidRDefault="00C028D6" w:rsidP="00C028D6">
      <w:pPr>
        <w:tabs>
          <w:tab w:val="left" w:pos="5267"/>
        </w:tabs>
        <w:spacing w:after="0" w:line="240" w:lineRule="auto"/>
        <w:rPr>
          <w:rFonts w:ascii="Kantipur" w:hAnsi="Kantipur" w:cs="Kalimati"/>
          <w:sz w:val="24"/>
          <w:szCs w:val="24"/>
        </w:rPr>
      </w:pPr>
      <w:r>
        <w:rPr>
          <w:rFonts w:ascii="Kantipur" w:hAnsi="Kantipur" w:cs="Kalimati" w:hint="cs"/>
          <w:sz w:val="24"/>
          <w:szCs w:val="24"/>
          <w:cs/>
        </w:rPr>
        <w:t>ईतिसम्बत् २०८०</w:t>
      </w:r>
      <w:r w:rsidRPr="000E47B2">
        <w:rPr>
          <w:rFonts w:ascii="Kantipur" w:hAnsi="Kantipur" w:cs="Kalimati" w:hint="cs"/>
          <w:sz w:val="24"/>
          <w:szCs w:val="24"/>
          <w:cs/>
        </w:rPr>
        <w:t xml:space="preserve"> साल </w:t>
      </w:r>
      <w:r w:rsidR="009E7B29">
        <w:rPr>
          <w:rFonts w:ascii="Kantipur" w:hAnsi="Kantipur" w:cs="Kalimati" w:hint="cs"/>
          <w:sz w:val="24"/>
          <w:szCs w:val="24"/>
          <w:cs/>
        </w:rPr>
        <w:t>असार ३१</w:t>
      </w:r>
      <w:r w:rsidRPr="000E47B2">
        <w:rPr>
          <w:rFonts w:ascii="Kantipur" w:hAnsi="Kantipur" w:cs="Kalimati" w:hint="cs"/>
          <w:sz w:val="24"/>
          <w:szCs w:val="24"/>
          <w:cs/>
        </w:rPr>
        <w:t xml:space="preserve"> गते रोज </w:t>
      </w:r>
      <w:r w:rsidR="009E7B29">
        <w:rPr>
          <w:rFonts w:ascii="Kantipur" w:hAnsi="Kantipur" w:cs="Kalimati" w:hint="cs"/>
          <w:sz w:val="24"/>
          <w:szCs w:val="24"/>
          <w:cs/>
        </w:rPr>
        <w:t>१</w:t>
      </w:r>
      <w:r>
        <w:rPr>
          <w:rFonts w:ascii="Kantipur" w:hAnsi="Kantipur" w:cs="Kalimati" w:hint="cs"/>
          <w:sz w:val="24"/>
          <w:szCs w:val="24"/>
          <w:cs/>
        </w:rPr>
        <w:t xml:space="preserve"> </w:t>
      </w:r>
      <w:r w:rsidRPr="000E47B2">
        <w:rPr>
          <w:rFonts w:ascii="Kantipur" w:hAnsi="Kantipur" w:cs="Kalimati" w:hint="cs"/>
          <w:sz w:val="24"/>
          <w:szCs w:val="24"/>
          <w:cs/>
        </w:rPr>
        <w:t>शुभम्.........................................</w:t>
      </w:r>
    </w:p>
    <w:p w:rsidR="00C651CE" w:rsidRDefault="00C651CE" w:rsidP="00C651CE">
      <w:pPr>
        <w:spacing w:after="0" w:line="240" w:lineRule="auto"/>
        <w:jc w:val="center"/>
        <w:rPr>
          <w:rFonts w:ascii="Utsaah" w:hAnsi="Utsaah" w:cs="Kalimati"/>
          <w:b/>
          <w:bCs/>
          <w:sz w:val="24"/>
          <w:szCs w:val="24"/>
        </w:rPr>
      </w:pPr>
    </w:p>
    <w:p w:rsidR="00C028D6" w:rsidRDefault="00C028D6" w:rsidP="00C651CE">
      <w:pPr>
        <w:spacing w:after="0" w:line="240" w:lineRule="auto"/>
        <w:jc w:val="center"/>
        <w:rPr>
          <w:rFonts w:ascii="Utsaah" w:hAnsi="Utsaah" w:cs="Kalimati"/>
          <w:b/>
          <w:bCs/>
          <w:sz w:val="24"/>
          <w:szCs w:val="24"/>
        </w:rPr>
      </w:pPr>
    </w:p>
    <w:p w:rsidR="00C028D6" w:rsidRDefault="00C028D6" w:rsidP="00C651CE">
      <w:pPr>
        <w:spacing w:after="0" w:line="240" w:lineRule="auto"/>
        <w:jc w:val="center"/>
        <w:rPr>
          <w:rFonts w:ascii="Utsaah" w:hAnsi="Utsaah" w:cs="Kalimati"/>
          <w:b/>
          <w:bCs/>
          <w:sz w:val="24"/>
          <w:szCs w:val="24"/>
        </w:rPr>
      </w:pPr>
    </w:p>
    <w:p w:rsidR="00C028D6" w:rsidRDefault="00C028D6" w:rsidP="00C651CE">
      <w:pPr>
        <w:spacing w:after="0" w:line="240" w:lineRule="auto"/>
        <w:jc w:val="center"/>
        <w:rPr>
          <w:rFonts w:ascii="Utsaah" w:hAnsi="Utsaah" w:cs="Kalimati"/>
          <w:b/>
          <w:bCs/>
          <w:sz w:val="24"/>
          <w:szCs w:val="24"/>
        </w:rPr>
      </w:pPr>
    </w:p>
    <w:p w:rsidR="00C028D6" w:rsidRDefault="00C028D6" w:rsidP="00C651CE">
      <w:pPr>
        <w:spacing w:after="0" w:line="240" w:lineRule="auto"/>
        <w:jc w:val="center"/>
        <w:rPr>
          <w:rFonts w:ascii="Utsaah" w:hAnsi="Utsaah" w:cs="Kalimati"/>
          <w:b/>
          <w:bCs/>
          <w:sz w:val="24"/>
          <w:szCs w:val="24"/>
        </w:rPr>
      </w:pPr>
    </w:p>
    <w:p w:rsidR="00C651CE" w:rsidRPr="00695601" w:rsidRDefault="00C651CE" w:rsidP="00C651CE">
      <w:pPr>
        <w:spacing w:after="0" w:line="240" w:lineRule="auto"/>
        <w:jc w:val="center"/>
        <w:rPr>
          <w:rFonts w:ascii="Utsaah" w:hAnsi="Utsaah" w:cs="Kalimati"/>
          <w:b/>
          <w:bCs/>
          <w:sz w:val="23"/>
          <w:szCs w:val="23"/>
        </w:rPr>
      </w:pPr>
      <w:r w:rsidRPr="00695601">
        <w:rPr>
          <w:rFonts w:ascii="Utsaah" w:hAnsi="Utsaah" w:cs="Kalimati"/>
          <w:b/>
          <w:bCs/>
          <w:sz w:val="23"/>
          <w:szCs w:val="23"/>
          <w:cs/>
        </w:rPr>
        <w:t xml:space="preserve">श्री </w:t>
      </w:r>
    </w:p>
    <w:p w:rsidR="00C651CE" w:rsidRPr="00F9304F" w:rsidRDefault="00C651CE" w:rsidP="00C651CE">
      <w:pPr>
        <w:spacing w:after="0" w:line="240" w:lineRule="auto"/>
        <w:jc w:val="center"/>
        <w:rPr>
          <w:rFonts w:ascii="Utsaah" w:hAnsi="Utsaah" w:cs="Kalimati"/>
          <w:b/>
          <w:bCs/>
          <w:sz w:val="32"/>
          <w:szCs w:val="32"/>
        </w:rPr>
      </w:pPr>
      <w:r w:rsidRPr="00F9304F">
        <w:rPr>
          <w:rFonts w:ascii="Utsaah" w:hAnsi="Utsaah" w:cs="Kalimati"/>
          <w:b/>
          <w:bCs/>
          <w:sz w:val="32"/>
          <w:szCs w:val="32"/>
          <w:cs/>
        </w:rPr>
        <w:t>कञ्चनपुर जिल्ला अदालत</w:t>
      </w:r>
    </w:p>
    <w:p w:rsidR="00C651CE" w:rsidRPr="00695601" w:rsidRDefault="00C651CE" w:rsidP="00C651CE">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इजलास</w:t>
      </w:r>
    </w:p>
    <w:p w:rsidR="00C651CE" w:rsidRPr="00695601" w:rsidRDefault="00C651CE" w:rsidP="00C651CE">
      <w:pPr>
        <w:spacing w:after="0" w:line="240" w:lineRule="auto"/>
        <w:jc w:val="center"/>
        <w:rPr>
          <w:rFonts w:ascii="Utsaah" w:hAnsi="Utsaah" w:cs="Kalimati"/>
          <w:sz w:val="23"/>
          <w:szCs w:val="23"/>
        </w:rPr>
      </w:pPr>
      <w:r w:rsidRPr="00695601">
        <w:rPr>
          <w:rFonts w:ascii="Utsaah" w:hAnsi="Utsaah" w:cs="Kalimati"/>
          <w:sz w:val="23"/>
          <w:szCs w:val="23"/>
          <w:cs/>
        </w:rPr>
        <w:t>माननीय जिल्ला न्यायाधीश श्री पदमराज पाण्डेय</w:t>
      </w:r>
    </w:p>
    <w:p w:rsidR="00C651CE" w:rsidRPr="00695601" w:rsidRDefault="00C651CE" w:rsidP="00C651CE">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आदेश</w:t>
      </w:r>
    </w:p>
    <w:p w:rsidR="00C651CE" w:rsidRPr="00D6062A" w:rsidRDefault="00C651CE" w:rsidP="00C651CE">
      <w:pPr>
        <w:spacing w:after="0" w:line="240" w:lineRule="auto"/>
        <w:jc w:val="center"/>
        <w:rPr>
          <w:rFonts w:ascii="Utsaah" w:hAnsi="Utsaah" w:cs="Kalimati"/>
          <w:b/>
          <w:bCs/>
          <w:sz w:val="24"/>
          <w:szCs w:val="24"/>
        </w:rPr>
      </w:pPr>
      <w:r>
        <w:rPr>
          <w:rFonts w:ascii="Utsaah" w:hAnsi="Utsaah" w:cs="Kalimati"/>
          <w:b/>
          <w:bCs/>
          <w:sz w:val="24"/>
          <w:szCs w:val="24"/>
          <w:cs/>
        </w:rPr>
        <w:t xml:space="preserve">मुद्दा </w:t>
      </w:r>
      <w:r w:rsidRPr="00D6062A">
        <w:rPr>
          <w:rFonts w:ascii="Utsaah" w:hAnsi="Utsaah" w:cs="Kalimati"/>
          <w:b/>
          <w:bCs/>
          <w:sz w:val="26"/>
          <w:szCs w:val="26"/>
          <w:cs/>
        </w:rPr>
        <w:t>न</w:t>
      </w:r>
      <w:r>
        <w:rPr>
          <w:rFonts w:ascii="Utsaah" w:hAnsi="Utsaah" w:cs="Kalimati" w:hint="cs"/>
          <w:b/>
          <w:bCs/>
          <w:sz w:val="26"/>
          <w:szCs w:val="26"/>
          <w:cs/>
        </w:rPr>
        <w:t>ं.</w:t>
      </w:r>
      <w:r w:rsidRPr="00D6062A">
        <w:rPr>
          <w:rFonts w:ascii="Utsaah" w:hAnsi="Utsaah" w:cs="Kalimati"/>
          <w:b/>
          <w:bCs/>
          <w:sz w:val="26"/>
          <w:szCs w:val="26"/>
          <w:cs/>
        </w:rPr>
        <w:t>०७</w:t>
      </w:r>
      <w:r w:rsidRPr="00D6062A">
        <w:rPr>
          <w:rFonts w:ascii="Utsaah" w:hAnsi="Utsaah" w:cs="Kalimati" w:hint="cs"/>
          <w:b/>
          <w:bCs/>
          <w:sz w:val="26"/>
          <w:szCs w:val="26"/>
          <w:cs/>
        </w:rPr>
        <w:t>९</w:t>
      </w:r>
      <w:r w:rsidRPr="00D6062A">
        <w:rPr>
          <w:rFonts w:ascii="Utsaah" w:hAnsi="Utsaah" w:cs="Kalimati"/>
          <w:b/>
          <w:bCs/>
          <w:sz w:val="24"/>
          <w:szCs w:val="24"/>
          <w:cs/>
        </w:rPr>
        <w:t>-</w:t>
      </w:r>
      <w:r w:rsidRPr="00D6062A">
        <w:rPr>
          <w:rFonts w:ascii="Utsaah" w:hAnsi="Utsaah" w:cs="Kalimati"/>
          <w:b/>
          <w:bCs/>
          <w:sz w:val="32"/>
          <w:szCs w:val="32"/>
        </w:rPr>
        <w:t>CP</w:t>
      </w:r>
      <w:r w:rsidRPr="00D6062A">
        <w:rPr>
          <w:rFonts w:ascii="Utsaah" w:hAnsi="Utsaah" w:cs="Kalimati"/>
          <w:b/>
          <w:bCs/>
          <w:sz w:val="24"/>
          <w:szCs w:val="24"/>
          <w:cs/>
        </w:rPr>
        <w:t>-०</w:t>
      </w:r>
      <w:r>
        <w:rPr>
          <w:rFonts w:ascii="Utsaah" w:hAnsi="Utsaah" w:cs="Kalimati" w:hint="cs"/>
          <w:b/>
          <w:bCs/>
          <w:sz w:val="24"/>
          <w:szCs w:val="24"/>
          <w:cs/>
        </w:rPr>
        <w:t>१८५</w:t>
      </w:r>
    </w:p>
    <w:p w:rsidR="00C651CE" w:rsidRPr="009965CB" w:rsidRDefault="00C651CE" w:rsidP="00C651CE">
      <w:pPr>
        <w:spacing w:after="0" w:line="240" w:lineRule="auto"/>
        <w:jc w:val="center"/>
        <w:rPr>
          <w:rFonts w:ascii="Utsaah" w:hAnsi="Utsaah" w:cs="Kalimati"/>
          <w:b/>
          <w:bCs/>
          <w:sz w:val="28"/>
          <w:szCs w:val="28"/>
          <w:u w:val="single"/>
        </w:rPr>
      </w:pPr>
    </w:p>
    <w:p w:rsidR="00C651CE" w:rsidRPr="00695601" w:rsidRDefault="00C651CE" w:rsidP="00C651CE">
      <w:pPr>
        <w:spacing w:after="0" w:line="240" w:lineRule="auto"/>
        <w:jc w:val="both"/>
        <w:rPr>
          <w:rFonts w:ascii="Utsaah" w:hAnsi="Utsaah" w:cs="Kalimati"/>
          <w:sz w:val="23"/>
          <w:szCs w:val="23"/>
        </w:rPr>
      </w:pPr>
      <w:r>
        <w:rPr>
          <w:rFonts w:ascii="Utsaah" w:hAnsi="Utsaah" w:cs="Kalimati" w:hint="cs"/>
          <w:sz w:val="23"/>
          <w:szCs w:val="23"/>
          <w:cs/>
        </w:rPr>
        <w:t>कबिता बोहरा ......................</w:t>
      </w:r>
      <w:r w:rsidRPr="00695601">
        <w:rPr>
          <w:rFonts w:ascii="Utsaah" w:hAnsi="Utsaah" w:cs="Kalimati"/>
          <w:sz w:val="23"/>
          <w:szCs w:val="23"/>
          <w:cs/>
        </w:rPr>
        <w:t>............</w:t>
      </w:r>
      <w:r w:rsidRPr="00695601">
        <w:rPr>
          <w:rFonts w:ascii="Utsaah" w:hAnsi="Utsaah" w:cs="Kalimati" w:hint="cs"/>
          <w:sz w:val="23"/>
          <w:szCs w:val="23"/>
          <w:cs/>
        </w:rPr>
        <w:t>......</w:t>
      </w:r>
      <w:r w:rsidRPr="00695601">
        <w:rPr>
          <w:rFonts w:ascii="Utsaah" w:hAnsi="Utsaah" w:cs="Kalimati"/>
          <w:sz w:val="23"/>
          <w:szCs w:val="23"/>
          <w:cs/>
        </w:rPr>
        <w:t>..............................................................बादी</w:t>
      </w:r>
    </w:p>
    <w:p w:rsidR="00C651CE" w:rsidRPr="00695601" w:rsidRDefault="00C651CE" w:rsidP="00C651CE">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बिरुद्ध</w:t>
      </w:r>
    </w:p>
    <w:p w:rsidR="00C651CE" w:rsidRPr="00695601" w:rsidRDefault="00C651CE" w:rsidP="00C651CE">
      <w:pPr>
        <w:spacing w:after="0" w:line="240" w:lineRule="auto"/>
        <w:jc w:val="both"/>
        <w:rPr>
          <w:rFonts w:ascii="Utsaah" w:hAnsi="Utsaah" w:cs="Kalimati"/>
          <w:sz w:val="23"/>
          <w:szCs w:val="23"/>
        </w:rPr>
      </w:pPr>
      <w:r>
        <w:rPr>
          <w:rFonts w:ascii="Utsaah" w:hAnsi="Utsaah" w:cs="Kalimati" w:hint="cs"/>
          <w:sz w:val="23"/>
          <w:szCs w:val="23"/>
          <w:cs/>
        </w:rPr>
        <w:t>प्रेम बहादुर बोहरा</w:t>
      </w:r>
      <w:r w:rsidRPr="00695601">
        <w:rPr>
          <w:rFonts w:ascii="Utsaah" w:hAnsi="Utsaah" w:cs="Kalimati" w:hint="cs"/>
          <w:sz w:val="23"/>
          <w:szCs w:val="23"/>
          <w:cs/>
        </w:rPr>
        <w:t xml:space="preserve"> समेत</w:t>
      </w:r>
      <w:r w:rsidRPr="00695601">
        <w:rPr>
          <w:rFonts w:ascii="Utsaah" w:hAnsi="Utsaah" w:cs="Kalimati"/>
          <w:sz w:val="23"/>
          <w:szCs w:val="23"/>
          <w:cs/>
        </w:rPr>
        <w:t>..</w:t>
      </w:r>
      <w:r w:rsidRPr="00695601">
        <w:rPr>
          <w:rFonts w:ascii="Utsaah" w:hAnsi="Utsaah" w:cs="Kalimati"/>
          <w:sz w:val="23"/>
          <w:szCs w:val="23"/>
        </w:rPr>
        <w:t>.</w:t>
      </w:r>
      <w:r w:rsidRPr="00695601">
        <w:rPr>
          <w:rFonts w:ascii="Utsaah" w:hAnsi="Utsaah" w:cs="Kalimati" w:hint="cs"/>
          <w:sz w:val="23"/>
          <w:szCs w:val="23"/>
          <w:cs/>
        </w:rPr>
        <w:t>...</w:t>
      </w:r>
      <w:r>
        <w:rPr>
          <w:rFonts w:ascii="Utsaah" w:hAnsi="Utsaah" w:cs="Kalimati" w:hint="cs"/>
          <w:sz w:val="23"/>
          <w:szCs w:val="23"/>
          <w:cs/>
        </w:rPr>
        <w:t>.....</w:t>
      </w:r>
      <w:r w:rsidRPr="00695601">
        <w:rPr>
          <w:rFonts w:ascii="Utsaah" w:hAnsi="Utsaah" w:cs="Kalimati" w:hint="cs"/>
          <w:sz w:val="23"/>
          <w:szCs w:val="23"/>
          <w:cs/>
        </w:rPr>
        <w:t>...............................................................................प्रतिबादी</w:t>
      </w:r>
    </w:p>
    <w:p w:rsidR="00C651CE" w:rsidRPr="00D06816" w:rsidRDefault="00C651CE" w:rsidP="00C651CE">
      <w:pPr>
        <w:spacing w:after="0" w:line="240" w:lineRule="auto"/>
        <w:jc w:val="center"/>
        <w:rPr>
          <w:rFonts w:ascii="Utsaah" w:hAnsi="Utsaah" w:cs="Kalimati"/>
          <w:b/>
          <w:bCs/>
          <w:sz w:val="23"/>
          <w:szCs w:val="23"/>
          <w:u w:val="single"/>
        </w:rPr>
      </w:pPr>
      <w:r w:rsidRPr="00D06816">
        <w:rPr>
          <w:rFonts w:ascii="Utsaah" w:hAnsi="Utsaah" w:cs="Kalimati"/>
          <w:b/>
          <w:bCs/>
          <w:sz w:val="23"/>
          <w:szCs w:val="23"/>
          <w:u w:val="single"/>
          <w:cs/>
        </w:rPr>
        <w:t>मुद्दाः-</w:t>
      </w:r>
      <w:r w:rsidRPr="00D06816">
        <w:rPr>
          <w:rFonts w:ascii="Utsaah" w:hAnsi="Utsaah" w:cs="Kalimati" w:hint="cs"/>
          <w:b/>
          <w:bCs/>
          <w:sz w:val="23"/>
          <w:szCs w:val="23"/>
          <w:u w:val="single"/>
          <w:cs/>
        </w:rPr>
        <w:t xml:space="preserve"> अंश/सम्बन्ध विच्छेद ।</w:t>
      </w:r>
    </w:p>
    <w:p w:rsidR="00C651CE" w:rsidRDefault="00C651CE" w:rsidP="00C651CE">
      <w:pPr>
        <w:spacing w:after="0"/>
        <w:ind w:firstLine="720"/>
        <w:jc w:val="both"/>
        <w:rPr>
          <w:rFonts w:ascii="Utsaah" w:hAnsi="Utsaah" w:cs="Kalimati"/>
          <w:sz w:val="24"/>
          <w:szCs w:val="24"/>
        </w:rPr>
      </w:pPr>
      <w:r>
        <w:rPr>
          <w:rFonts w:ascii="Utsaah" w:hAnsi="Utsaah" w:cs="Kalimati"/>
          <w:sz w:val="24"/>
          <w:szCs w:val="24"/>
          <w:cs/>
        </w:rPr>
        <w:t xml:space="preserve"> </w:t>
      </w:r>
      <w:r w:rsidRPr="000E47B2">
        <w:rPr>
          <w:rFonts w:ascii="Utsaah" w:hAnsi="Utsaah" w:cs="Kalimati"/>
          <w:sz w:val="24"/>
          <w:szCs w:val="24"/>
          <w:cs/>
        </w:rPr>
        <w:t>यसमा</w:t>
      </w:r>
      <w:r w:rsidRPr="000E47B2">
        <w:rPr>
          <w:rFonts w:ascii="Utsaah" w:hAnsi="Utsaah" w:cs="Kalimati" w:hint="cs"/>
          <w:sz w:val="24"/>
          <w:szCs w:val="24"/>
          <w:cs/>
        </w:rPr>
        <w:t xml:space="preserve"> फिराद</w:t>
      </w:r>
      <w:r>
        <w:rPr>
          <w:rFonts w:ascii="Utsaah" w:hAnsi="Utsaah" w:cs="Kalimati" w:hint="cs"/>
          <w:sz w:val="24"/>
          <w:szCs w:val="24"/>
          <w:cs/>
        </w:rPr>
        <w:t xml:space="preserve"> </w:t>
      </w:r>
      <w:r w:rsidRPr="000E47B2">
        <w:rPr>
          <w:rFonts w:ascii="Utsaah" w:hAnsi="Utsaah" w:cs="Kalimati" w:hint="cs"/>
          <w:sz w:val="24"/>
          <w:szCs w:val="24"/>
          <w:cs/>
        </w:rPr>
        <w:t xml:space="preserve">पत्रको प्रकरण </w:t>
      </w:r>
      <w:r>
        <w:rPr>
          <w:rFonts w:ascii="Utsaah" w:hAnsi="Utsaah" w:cs="Kalimati" w:hint="cs"/>
          <w:sz w:val="24"/>
          <w:szCs w:val="24"/>
          <w:cs/>
        </w:rPr>
        <w:t>(ग)</w:t>
      </w:r>
      <w:r w:rsidRPr="000E47B2">
        <w:rPr>
          <w:rFonts w:ascii="Utsaah" w:hAnsi="Utsaah" w:cs="Kalimati" w:hint="cs"/>
          <w:sz w:val="24"/>
          <w:szCs w:val="24"/>
          <w:cs/>
        </w:rPr>
        <w:t xml:space="preserve"> मा </w:t>
      </w:r>
      <w:r>
        <w:rPr>
          <w:rFonts w:ascii="Utsaah" w:hAnsi="Utsaah" w:cs="Kalimati" w:hint="cs"/>
          <w:sz w:val="24"/>
          <w:szCs w:val="24"/>
          <w:cs/>
        </w:rPr>
        <w:t>हामी मुल अंशीयारहरु पति अनिल बहादुर बोहरा</w:t>
      </w:r>
      <w:r>
        <w:rPr>
          <w:rFonts w:ascii="Utsaah" w:hAnsi="Utsaah" w:cs="Kalimati"/>
          <w:sz w:val="24"/>
          <w:szCs w:val="24"/>
        </w:rPr>
        <w:t>,</w:t>
      </w:r>
      <w:r>
        <w:rPr>
          <w:rFonts w:ascii="Utsaah" w:hAnsi="Utsaah" w:cs="Kalimati" w:hint="cs"/>
          <w:sz w:val="24"/>
          <w:szCs w:val="24"/>
          <w:cs/>
        </w:rPr>
        <w:t xml:space="preserve"> ससुरा प्रेम बहादुर बोहरा</w:t>
      </w:r>
      <w:r>
        <w:rPr>
          <w:rFonts w:ascii="Utsaah" w:hAnsi="Utsaah" w:cs="Kalimati"/>
          <w:sz w:val="24"/>
          <w:szCs w:val="24"/>
        </w:rPr>
        <w:t>,</w:t>
      </w:r>
      <w:r>
        <w:rPr>
          <w:rFonts w:ascii="Utsaah" w:hAnsi="Utsaah" w:cs="Kalimati" w:hint="cs"/>
          <w:sz w:val="24"/>
          <w:szCs w:val="24"/>
          <w:cs/>
        </w:rPr>
        <w:t xml:space="preserve"> सासु तारा बोहरा</w:t>
      </w:r>
      <w:r>
        <w:rPr>
          <w:rFonts w:ascii="Utsaah" w:hAnsi="Utsaah" w:cs="Kalimati"/>
          <w:sz w:val="24"/>
          <w:szCs w:val="24"/>
        </w:rPr>
        <w:t>,</w:t>
      </w:r>
      <w:r>
        <w:rPr>
          <w:rFonts w:ascii="Utsaah" w:hAnsi="Utsaah" w:cs="Kalimati" w:hint="cs"/>
          <w:sz w:val="24"/>
          <w:szCs w:val="24"/>
          <w:cs/>
        </w:rPr>
        <w:t xml:space="preserve"> देवर पवन बोहरा</w:t>
      </w:r>
      <w:r>
        <w:rPr>
          <w:rFonts w:ascii="Utsaah" w:hAnsi="Utsaah" w:cs="Kalimati"/>
          <w:sz w:val="24"/>
          <w:szCs w:val="24"/>
        </w:rPr>
        <w:t xml:space="preserve"> </w:t>
      </w:r>
      <w:r>
        <w:rPr>
          <w:rFonts w:ascii="Utsaah" w:hAnsi="Utsaah" w:cs="Kalimati" w:hint="cs"/>
          <w:sz w:val="24"/>
          <w:szCs w:val="24"/>
          <w:cs/>
        </w:rPr>
        <w:t>र हालसम्म विवाह नभएको मेरी नन्द लक्ष्मी बोहरा समेत गरी जम्मा ५ जना अंशियार रहेको भनी उ</w:t>
      </w:r>
      <w:r w:rsidR="005109E3">
        <w:rPr>
          <w:rFonts w:ascii="Utsaah" w:hAnsi="Utsaah" w:cs="Kalimati" w:hint="cs"/>
          <w:sz w:val="24"/>
          <w:szCs w:val="24"/>
          <w:cs/>
        </w:rPr>
        <w:t>ल्</w:t>
      </w:r>
      <w:r>
        <w:rPr>
          <w:rFonts w:ascii="Utsaah" w:hAnsi="Utsaah" w:cs="Kalimati" w:hint="cs"/>
          <w:sz w:val="24"/>
          <w:szCs w:val="24"/>
          <w:cs/>
        </w:rPr>
        <w:t>लेख गरेको</w:t>
      </w:r>
      <w:r w:rsidR="005109E3">
        <w:rPr>
          <w:rFonts w:ascii="Utsaah" w:hAnsi="Utsaah" w:cs="Kalimati" w:hint="cs"/>
          <w:sz w:val="24"/>
          <w:szCs w:val="24"/>
          <w:cs/>
        </w:rPr>
        <w:t xml:space="preserve"> </w:t>
      </w:r>
      <w:r w:rsidRPr="000E47B2">
        <w:rPr>
          <w:rFonts w:ascii="Utsaah" w:hAnsi="Utsaah" w:cs="Kalimati" w:hint="cs"/>
          <w:sz w:val="24"/>
          <w:szCs w:val="24"/>
          <w:cs/>
        </w:rPr>
        <w:t>तर</w:t>
      </w:r>
      <w:r w:rsidR="004B5EE4">
        <w:rPr>
          <w:rFonts w:ascii="Utsaah" w:hAnsi="Utsaah" w:cs="Kalimati"/>
          <w:sz w:val="24"/>
          <w:szCs w:val="24"/>
        </w:rPr>
        <w:t xml:space="preserve"> </w:t>
      </w:r>
      <w:r>
        <w:rPr>
          <w:rFonts w:ascii="Utsaah" w:hAnsi="Utsaah" w:cs="Kalimati" w:hint="cs"/>
          <w:sz w:val="24"/>
          <w:szCs w:val="24"/>
          <w:cs/>
        </w:rPr>
        <w:t>पवन बोहरा र लक्ष्मी बोहरा</w:t>
      </w:r>
      <w:r w:rsidRPr="000E47B2">
        <w:rPr>
          <w:rFonts w:ascii="Utsaah" w:hAnsi="Utsaah" w:cs="Kalimati" w:hint="cs"/>
          <w:sz w:val="24"/>
          <w:szCs w:val="24"/>
          <w:cs/>
        </w:rPr>
        <w:t xml:space="preserve">लाई प्रतिवादी </w:t>
      </w:r>
      <w:r>
        <w:rPr>
          <w:rFonts w:ascii="Utsaah" w:hAnsi="Utsaah" w:cs="Kalimati" w:hint="cs"/>
          <w:sz w:val="24"/>
          <w:szCs w:val="24"/>
          <w:cs/>
        </w:rPr>
        <w:t>न</w:t>
      </w:r>
      <w:r w:rsidRPr="000E47B2">
        <w:rPr>
          <w:rFonts w:ascii="Utsaah" w:hAnsi="Utsaah" w:cs="Kalimati" w:hint="cs"/>
          <w:sz w:val="24"/>
          <w:szCs w:val="24"/>
          <w:cs/>
        </w:rPr>
        <w:t xml:space="preserve">बनाएको </w:t>
      </w:r>
      <w:r>
        <w:rPr>
          <w:rFonts w:ascii="Utsaah" w:hAnsi="Utsaah" w:cs="Kalimati" w:hint="cs"/>
          <w:sz w:val="24"/>
          <w:szCs w:val="24"/>
          <w:cs/>
        </w:rPr>
        <w:t>तथा</w:t>
      </w:r>
      <w:r w:rsidRPr="000E47B2">
        <w:rPr>
          <w:rFonts w:ascii="Utsaah" w:hAnsi="Utsaah" w:cs="Kalimati" w:hint="cs"/>
          <w:sz w:val="24"/>
          <w:szCs w:val="24"/>
          <w:cs/>
        </w:rPr>
        <w:t xml:space="preserve"> </w:t>
      </w:r>
      <w:r w:rsidR="004B5EE4">
        <w:rPr>
          <w:rFonts w:ascii="Utsaah" w:hAnsi="Utsaah" w:cs="Kalimati" w:hint="cs"/>
          <w:sz w:val="24"/>
          <w:szCs w:val="24"/>
          <w:cs/>
        </w:rPr>
        <w:t xml:space="preserve">वादीले </w:t>
      </w:r>
      <w:r w:rsidRPr="000E47B2">
        <w:rPr>
          <w:rFonts w:ascii="Utsaah" w:hAnsi="Utsaah" w:cs="Kalimati" w:hint="cs"/>
          <w:sz w:val="24"/>
          <w:szCs w:val="24"/>
          <w:cs/>
        </w:rPr>
        <w:t xml:space="preserve">निज </w:t>
      </w:r>
      <w:r>
        <w:rPr>
          <w:rFonts w:ascii="Utsaah" w:hAnsi="Utsaah" w:cs="Kalimati" w:hint="cs"/>
          <w:sz w:val="24"/>
          <w:szCs w:val="24"/>
          <w:cs/>
        </w:rPr>
        <w:t>पवन बोहरा र लक्ष्मी बोहरा</w:t>
      </w:r>
      <w:r w:rsidRPr="000E47B2">
        <w:rPr>
          <w:rFonts w:ascii="Utsaah" w:hAnsi="Utsaah" w:cs="Kalimati" w:hint="cs"/>
          <w:sz w:val="24"/>
          <w:szCs w:val="24"/>
          <w:cs/>
        </w:rPr>
        <w:t xml:space="preserve">लाई </w:t>
      </w:r>
      <w:r>
        <w:rPr>
          <w:rFonts w:ascii="Utsaah" w:hAnsi="Utsaah" w:cs="Kalimati" w:hint="cs"/>
          <w:sz w:val="24"/>
          <w:szCs w:val="24"/>
          <w:cs/>
        </w:rPr>
        <w:t>अंशियार गणना गरी पाँच भागको एक भागको दुई भागको एक भाग अंश पाउँ भन्ने फिराद दावी रहेको</w:t>
      </w:r>
      <w:r w:rsidR="003357D7">
        <w:rPr>
          <w:rFonts w:ascii="Utsaah" w:hAnsi="Utsaah" w:cs="Kalimati" w:hint="cs"/>
          <w:sz w:val="24"/>
          <w:szCs w:val="24"/>
          <w:cs/>
        </w:rPr>
        <w:t xml:space="preserve"> र प्रतिवादीले प्रतिउत्तरपत्रको प्रकरण </w:t>
      </w:r>
      <w:r w:rsidR="003357D7">
        <w:rPr>
          <w:rFonts w:ascii="Utsaah" w:hAnsi="Utsaah" w:cs="Kalimati"/>
          <w:sz w:val="24"/>
          <w:szCs w:val="24"/>
        </w:rPr>
        <w:t>(</w:t>
      </w:r>
      <w:r w:rsidR="003357D7">
        <w:rPr>
          <w:rFonts w:ascii="Utsaah" w:hAnsi="Utsaah" w:cs="Kalimati" w:hint="cs"/>
          <w:sz w:val="24"/>
          <w:szCs w:val="24"/>
          <w:cs/>
        </w:rPr>
        <w:t>ख</w:t>
      </w:r>
      <w:r w:rsidR="003357D7">
        <w:rPr>
          <w:rFonts w:ascii="Utsaah" w:hAnsi="Utsaah" w:cs="Kalimati"/>
          <w:sz w:val="24"/>
          <w:szCs w:val="24"/>
        </w:rPr>
        <w:t>)</w:t>
      </w:r>
      <w:r w:rsidR="003D72FA">
        <w:rPr>
          <w:rFonts w:ascii="Utsaah" w:hAnsi="Utsaah" w:cs="Kalimati" w:hint="cs"/>
          <w:sz w:val="24"/>
          <w:szCs w:val="24"/>
          <w:cs/>
        </w:rPr>
        <w:t xml:space="preserve"> मा मुल पुर्खा बुवा बिरा बोहरा</w:t>
      </w:r>
      <w:r w:rsidR="003D72FA">
        <w:rPr>
          <w:rFonts w:ascii="Utsaah" w:hAnsi="Utsaah" w:cs="Kalimati"/>
          <w:sz w:val="24"/>
          <w:szCs w:val="24"/>
        </w:rPr>
        <w:t>,</w:t>
      </w:r>
      <w:r w:rsidR="003357D7">
        <w:rPr>
          <w:rFonts w:ascii="Utsaah" w:hAnsi="Utsaah" w:cs="Kalimati" w:hint="cs"/>
          <w:sz w:val="24"/>
          <w:szCs w:val="24"/>
          <w:cs/>
        </w:rPr>
        <w:t xml:space="preserve"> आमा राईमती बोहरा</w:t>
      </w:r>
      <w:r w:rsidR="003D72FA">
        <w:rPr>
          <w:rFonts w:ascii="Utsaah" w:hAnsi="Utsaah" w:cs="Kalimati"/>
          <w:sz w:val="24"/>
          <w:szCs w:val="24"/>
        </w:rPr>
        <w:t xml:space="preserve"> </w:t>
      </w:r>
      <w:r w:rsidR="003D72FA">
        <w:rPr>
          <w:rFonts w:ascii="Utsaah" w:hAnsi="Utsaah" w:cs="Kalimati" w:hint="cs"/>
          <w:sz w:val="24"/>
          <w:szCs w:val="24"/>
          <w:cs/>
        </w:rPr>
        <w:t xml:space="preserve">तथा प्रेम बहादुर बोहरा </w:t>
      </w:r>
      <w:r w:rsidR="003357D7">
        <w:rPr>
          <w:rFonts w:ascii="Utsaah" w:hAnsi="Utsaah" w:cs="Kalimati" w:hint="cs"/>
          <w:sz w:val="24"/>
          <w:szCs w:val="24"/>
          <w:cs/>
        </w:rPr>
        <w:t>हुन भनी उल्लेख गरेको</w:t>
      </w:r>
      <w:r>
        <w:rPr>
          <w:rFonts w:ascii="Utsaah" w:hAnsi="Utsaah" w:cs="Kalimati" w:hint="cs"/>
          <w:sz w:val="24"/>
          <w:szCs w:val="24"/>
          <w:cs/>
        </w:rPr>
        <w:t xml:space="preserve">ले निज </w:t>
      </w:r>
      <w:r w:rsidR="00960DF7" w:rsidRPr="003D72FA">
        <w:rPr>
          <w:rFonts w:ascii="Utsaah" w:hAnsi="Utsaah" w:cs="Kalimati" w:hint="cs"/>
          <w:b/>
          <w:bCs/>
          <w:sz w:val="24"/>
          <w:szCs w:val="24"/>
          <w:cs/>
        </w:rPr>
        <w:t>बिरा बोहरा</w:t>
      </w:r>
      <w:r w:rsidR="00960DF7" w:rsidRPr="003D72FA">
        <w:rPr>
          <w:rFonts w:ascii="Utsaah" w:hAnsi="Utsaah" w:cs="Kalimati"/>
          <w:b/>
          <w:bCs/>
          <w:sz w:val="24"/>
          <w:szCs w:val="24"/>
        </w:rPr>
        <w:t xml:space="preserve">, </w:t>
      </w:r>
      <w:r w:rsidR="00960DF7" w:rsidRPr="003D72FA">
        <w:rPr>
          <w:rFonts w:ascii="Utsaah" w:hAnsi="Utsaah" w:cs="Kalimati" w:hint="cs"/>
          <w:b/>
          <w:bCs/>
          <w:sz w:val="24"/>
          <w:szCs w:val="24"/>
          <w:cs/>
        </w:rPr>
        <w:t>राईमती बोहरा</w:t>
      </w:r>
      <w:r w:rsidR="00960DF7" w:rsidRPr="003D72FA">
        <w:rPr>
          <w:rFonts w:ascii="Utsaah" w:hAnsi="Utsaah" w:cs="Kalimati"/>
          <w:b/>
          <w:bCs/>
          <w:sz w:val="24"/>
          <w:szCs w:val="24"/>
        </w:rPr>
        <w:t>,</w:t>
      </w:r>
      <w:r w:rsidR="00960DF7" w:rsidRPr="003D72FA">
        <w:rPr>
          <w:rFonts w:ascii="Utsaah" w:hAnsi="Utsaah" w:cs="Kalimati" w:hint="cs"/>
          <w:b/>
          <w:bCs/>
          <w:sz w:val="24"/>
          <w:szCs w:val="24"/>
          <w:cs/>
        </w:rPr>
        <w:t xml:space="preserve"> </w:t>
      </w:r>
      <w:r w:rsidRPr="003D72FA">
        <w:rPr>
          <w:rFonts w:ascii="Utsaah" w:hAnsi="Utsaah" w:cs="Kalimati" w:hint="cs"/>
          <w:b/>
          <w:bCs/>
          <w:sz w:val="24"/>
          <w:szCs w:val="24"/>
          <w:cs/>
        </w:rPr>
        <w:t>पवन बोहरा र लक्ष्मी बोहरालाई बुझ्नु पर्ने देखिएकोले</w:t>
      </w:r>
      <w:r w:rsidRPr="000E47B2">
        <w:rPr>
          <w:rFonts w:ascii="Utsaah" w:hAnsi="Utsaah" w:cs="Kalimati" w:hint="cs"/>
          <w:sz w:val="24"/>
          <w:szCs w:val="24"/>
          <w:cs/>
        </w:rPr>
        <w:t xml:space="preserve"> बादीको कागज गरी निज </w:t>
      </w:r>
      <w:r>
        <w:rPr>
          <w:rFonts w:ascii="Utsaah" w:hAnsi="Utsaah" w:cs="Kalimati" w:hint="cs"/>
          <w:sz w:val="24"/>
          <w:szCs w:val="24"/>
          <w:cs/>
        </w:rPr>
        <w:t>पवन बोहरा र लक्ष्मी बोहराको</w:t>
      </w:r>
      <w:r w:rsidRPr="000E47B2">
        <w:rPr>
          <w:rFonts w:ascii="Utsaah" w:hAnsi="Utsaah" w:cs="Kalimati" w:hint="cs"/>
          <w:sz w:val="24"/>
          <w:szCs w:val="24"/>
          <w:cs/>
        </w:rPr>
        <w:t xml:space="preserve"> वतन खुलाउन लगाई</w:t>
      </w:r>
      <w:r w:rsidR="00960DF7">
        <w:rPr>
          <w:rFonts w:ascii="Utsaah" w:hAnsi="Utsaah" w:cs="Kalimati"/>
          <w:sz w:val="24"/>
          <w:szCs w:val="24"/>
        </w:rPr>
        <w:t xml:space="preserve"> </w:t>
      </w:r>
      <w:r w:rsidR="00960DF7">
        <w:rPr>
          <w:rFonts w:ascii="Utsaah" w:hAnsi="Utsaah" w:cs="Kalimati" w:hint="cs"/>
          <w:sz w:val="24"/>
          <w:szCs w:val="24"/>
          <w:cs/>
        </w:rPr>
        <w:t>र प्रतिवादीको कागज गरी निज बिरा बोहरा</w:t>
      </w:r>
      <w:r w:rsidR="00960DF7">
        <w:rPr>
          <w:rFonts w:ascii="Utsaah" w:hAnsi="Utsaah" w:cs="Kalimati"/>
          <w:sz w:val="24"/>
          <w:szCs w:val="24"/>
        </w:rPr>
        <w:t xml:space="preserve">, </w:t>
      </w:r>
      <w:r w:rsidR="00960DF7">
        <w:rPr>
          <w:rFonts w:ascii="Utsaah" w:hAnsi="Utsaah" w:cs="Kalimati" w:hint="cs"/>
          <w:sz w:val="24"/>
          <w:szCs w:val="24"/>
          <w:cs/>
        </w:rPr>
        <w:t>राईमती बोहराको वतन खुलाउन लगाई</w:t>
      </w:r>
      <w:r w:rsidRPr="000E47B2">
        <w:rPr>
          <w:rFonts w:ascii="Utsaah" w:hAnsi="Utsaah" w:cs="Kalimati" w:hint="cs"/>
          <w:sz w:val="24"/>
          <w:szCs w:val="24"/>
          <w:cs/>
        </w:rPr>
        <w:t xml:space="preserve"> मुलुकी देवानी कार्यविधि संहिता</w:t>
      </w:r>
      <w:r w:rsidRPr="000E47B2">
        <w:rPr>
          <w:rFonts w:ascii="Utsaah" w:hAnsi="Utsaah" w:cs="Kalimati"/>
          <w:sz w:val="24"/>
          <w:szCs w:val="24"/>
        </w:rPr>
        <w:t>,</w:t>
      </w:r>
      <w:r>
        <w:rPr>
          <w:rFonts w:ascii="Utsaah" w:hAnsi="Utsaah" w:cs="Kalimati" w:hint="cs"/>
          <w:sz w:val="24"/>
          <w:szCs w:val="24"/>
          <w:cs/>
        </w:rPr>
        <w:t xml:space="preserve"> </w:t>
      </w:r>
      <w:r w:rsidRPr="000E47B2">
        <w:rPr>
          <w:rFonts w:ascii="Utsaah" w:hAnsi="Utsaah" w:cs="Kalimati" w:hint="cs"/>
          <w:sz w:val="24"/>
          <w:szCs w:val="24"/>
          <w:cs/>
        </w:rPr>
        <w:t>२०७४ को दफा १२३ बमोजिम निज</w:t>
      </w:r>
      <w:r w:rsidR="004077D8">
        <w:rPr>
          <w:rFonts w:ascii="Utsaah" w:hAnsi="Utsaah" w:cs="Kalimati" w:hint="cs"/>
          <w:sz w:val="24"/>
          <w:szCs w:val="24"/>
          <w:cs/>
        </w:rPr>
        <w:t>हरु</w:t>
      </w:r>
      <w:r w:rsidRPr="000E47B2">
        <w:rPr>
          <w:rFonts w:ascii="Utsaah" w:hAnsi="Utsaah" w:cs="Kalimati" w:hint="cs"/>
          <w:sz w:val="24"/>
          <w:szCs w:val="24"/>
          <w:cs/>
        </w:rPr>
        <w:t xml:space="preserve">को नाउमा सात दिने म्याद जारी गरी उपस्थित भए </w:t>
      </w:r>
      <w:r w:rsidR="00B879DE">
        <w:rPr>
          <w:rFonts w:ascii="Utsaah" w:hAnsi="Utsaah" w:cs="Kalimati" w:hint="cs"/>
          <w:sz w:val="24"/>
          <w:szCs w:val="24"/>
          <w:cs/>
        </w:rPr>
        <w:t xml:space="preserve">इजलाससमक्ष </w:t>
      </w:r>
      <w:r w:rsidRPr="000E47B2">
        <w:rPr>
          <w:rFonts w:ascii="Utsaah" w:hAnsi="Utsaah" w:cs="Kalimati" w:hint="cs"/>
          <w:sz w:val="24"/>
          <w:szCs w:val="24"/>
          <w:cs/>
        </w:rPr>
        <w:t>बयान गर्नु</w:t>
      </w:r>
      <w:r>
        <w:rPr>
          <w:rFonts w:ascii="Utsaah" w:hAnsi="Utsaah" w:cs="Kalimati" w:hint="cs"/>
          <w:sz w:val="24"/>
          <w:szCs w:val="24"/>
          <w:cs/>
        </w:rPr>
        <w:t xml:space="preserve"> र</w:t>
      </w:r>
      <w:r w:rsidRPr="000E47B2">
        <w:rPr>
          <w:rFonts w:ascii="Utsaah" w:hAnsi="Utsaah" w:cs="Kalimati" w:hint="cs"/>
          <w:sz w:val="24"/>
          <w:szCs w:val="24"/>
          <w:cs/>
        </w:rPr>
        <w:t xml:space="preserve"> </w:t>
      </w:r>
      <w:r w:rsidR="00B879DE">
        <w:rPr>
          <w:rFonts w:ascii="Utsaah" w:hAnsi="Utsaah" w:cs="Kalimati" w:hint="cs"/>
          <w:sz w:val="24"/>
          <w:szCs w:val="24"/>
          <w:cs/>
        </w:rPr>
        <w:t xml:space="preserve">बयानबाट </w:t>
      </w:r>
      <w:r w:rsidRPr="000E47B2">
        <w:rPr>
          <w:rFonts w:ascii="Utsaah" w:hAnsi="Utsaah" w:cs="Kalimati" w:hint="cs"/>
          <w:sz w:val="24"/>
          <w:szCs w:val="24"/>
          <w:cs/>
        </w:rPr>
        <w:t>निज</w:t>
      </w:r>
      <w:r w:rsidR="00B879DE">
        <w:rPr>
          <w:rFonts w:ascii="Utsaah" w:hAnsi="Utsaah" w:cs="Kalimati" w:hint="cs"/>
          <w:sz w:val="24"/>
          <w:szCs w:val="24"/>
          <w:cs/>
        </w:rPr>
        <w:t>हरु</w:t>
      </w:r>
      <w:r>
        <w:rPr>
          <w:rFonts w:ascii="Utsaah" w:hAnsi="Utsaah" w:cs="Kalimati" w:hint="cs"/>
          <w:sz w:val="24"/>
          <w:szCs w:val="24"/>
          <w:cs/>
        </w:rPr>
        <w:t xml:space="preserve"> </w:t>
      </w:r>
      <w:r w:rsidRPr="000E47B2">
        <w:rPr>
          <w:rFonts w:ascii="Utsaah" w:hAnsi="Utsaah" w:cs="Kalimati" w:hint="cs"/>
          <w:sz w:val="24"/>
          <w:szCs w:val="24"/>
          <w:cs/>
        </w:rPr>
        <w:t>अंश</w:t>
      </w:r>
      <w:r>
        <w:rPr>
          <w:rFonts w:ascii="Utsaah" w:hAnsi="Utsaah" w:cs="Kalimati" w:hint="cs"/>
          <w:sz w:val="24"/>
          <w:szCs w:val="24"/>
          <w:cs/>
        </w:rPr>
        <w:t>ि</w:t>
      </w:r>
      <w:r w:rsidRPr="000E47B2">
        <w:rPr>
          <w:rFonts w:ascii="Utsaah" w:hAnsi="Utsaah" w:cs="Kalimati" w:hint="cs"/>
          <w:sz w:val="24"/>
          <w:szCs w:val="24"/>
          <w:cs/>
        </w:rPr>
        <w:t xml:space="preserve">यार रहेको </w:t>
      </w:r>
      <w:r>
        <w:rPr>
          <w:rFonts w:ascii="Utsaah" w:hAnsi="Utsaah" w:cs="Kalimati" w:hint="cs"/>
          <w:sz w:val="24"/>
          <w:szCs w:val="24"/>
          <w:cs/>
        </w:rPr>
        <w:t>देखिँएमा कारणी सरह तारेखमा राख्‍नू</w:t>
      </w:r>
      <w:r w:rsidRPr="000E47B2">
        <w:rPr>
          <w:rFonts w:ascii="Utsaah" w:hAnsi="Utsaah" w:cs="Kalimati" w:hint="cs"/>
          <w:sz w:val="24"/>
          <w:szCs w:val="24"/>
          <w:cs/>
        </w:rPr>
        <w:t>।</w:t>
      </w:r>
    </w:p>
    <w:p w:rsidR="00C651CE" w:rsidRPr="000E47B2" w:rsidRDefault="00C651CE" w:rsidP="00C651CE">
      <w:pPr>
        <w:spacing w:after="0"/>
        <w:ind w:firstLine="720"/>
        <w:jc w:val="both"/>
        <w:rPr>
          <w:rFonts w:ascii="Utsaah" w:hAnsi="Utsaah" w:cs="Kalimati"/>
          <w:sz w:val="24"/>
          <w:szCs w:val="24"/>
        </w:rPr>
      </w:pPr>
    </w:p>
    <w:p w:rsidR="00C651CE" w:rsidRDefault="00C651CE" w:rsidP="00C651CE">
      <w:pPr>
        <w:spacing w:after="0"/>
        <w:jc w:val="both"/>
        <w:rPr>
          <w:rFonts w:ascii="Kantipur" w:hAnsi="Kantipur" w:cs="Kalimati"/>
          <w:sz w:val="24"/>
          <w:szCs w:val="24"/>
        </w:rPr>
      </w:pPr>
      <w:r>
        <w:rPr>
          <w:rFonts w:ascii="Kantipur" w:hAnsi="Kantipur" w:cs="Kalimati" w:hint="cs"/>
          <w:sz w:val="24"/>
          <w:szCs w:val="24"/>
          <w:cs/>
        </w:rPr>
        <w:t xml:space="preserve"> </w:t>
      </w:r>
    </w:p>
    <w:p w:rsidR="00C651CE" w:rsidRDefault="00C651CE" w:rsidP="00C651CE">
      <w:pPr>
        <w:spacing w:after="0"/>
        <w:jc w:val="both"/>
        <w:rPr>
          <w:rFonts w:ascii="Kantipur" w:hAnsi="Kantipur" w:cs="Kalimati"/>
          <w:sz w:val="24"/>
          <w:szCs w:val="24"/>
        </w:rPr>
      </w:pPr>
    </w:p>
    <w:p w:rsidR="00C651CE" w:rsidRPr="000E47B2" w:rsidRDefault="00C651CE" w:rsidP="00C651CE">
      <w:pPr>
        <w:tabs>
          <w:tab w:val="left" w:pos="589"/>
          <w:tab w:val="right" w:pos="9648"/>
        </w:tabs>
        <w:spacing w:after="0" w:line="240" w:lineRule="auto"/>
        <w:jc w:val="right"/>
        <w:rPr>
          <w:rFonts w:ascii="Kantipur" w:hAnsi="Kantipur" w:cs="Kalimati"/>
          <w:sz w:val="24"/>
          <w:szCs w:val="24"/>
          <w:cs/>
        </w:rPr>
      </w:pPr>
      <w:r w:rsidRPr="000E47B2">
        <w:rPr>
          <w:rFonts w:ascii="Kantipur" w:hAnsi="Kantipur" w:cs="Kalimati" w:hint="cs"/>
          <w:sz w:val="24"/>
          <w:szCs w:val="24"/>
          <w:cs/>
        </w:rPr>
        <w:t xml:space="preserve">जिल्ला </w:t>
      </w:r>
      <w:r w:rsidRPr="000E47B2">
        <w:rPr>
          <w:rFonts w:ascii="Kantipur" w:hAnsi="Kantipur" w:cs="Kalimati"/>
          <w:sz w:val="24"/>
          <w:szCs w:val="24"/>
          <w:cs/>
        </w:rPr>
        <w:t>न्यायाधीश</w:t>
      </w:r>
    </w:p>
    <w:p w:rsidR="00C651CE" w:rsidRPr="000E47B2" w:rsidRDefault="00C651CE" w:rsidP="00C651CE">
      <w:pPr>
        <w:tabs>
          <w:tab w:val="left" w:pos="5267"/>
        </w:tabs>
        <w:spacing w:after="0" w:line="240" w:lineRule="auto"/>
        <w:rPr>
          <w:rFonts w:ascii="Kantipur" w:hAnsi="Kantipur" w:cs="Kalimati"/>
          <w:sz w:val="24"/>
          <w:szCs w:val="24"/>
        </w:rPr>
      </w:pPr>
      <w:r>
        <w:rPr>
          <w:rFonts w:ascii="Kantipur" w:hAnsi="Kantipur" w:cs="Kalimati" w:hint="cs"/>
          <w:sz w:val="24"/>
          <w:szCs w:val="24"/>
          <w:cs/>
        </w:rPr>
        <w:t>ईतिसम्बत् २०८०</w:t>
      </w:r>
      <w:r w:rsidRPr="000E47B2">
        <w:rPr>
          <w:rFonts w:ascii="Kantipur" w:hAnsi="Kantipur" w:cs="Kalimati" w:hint="cs"/>
          <w:sz w:val="24"/>
          <w:szCs w:val="24"/>
          <w:cs/>
        </w:rPr>
        <w:t xml:space="preserve"> साल </w:t>
      </w:r>
      <w:r>
        <w:rPr>
          <w:rFonts w:ascii="Kantipur" w:hAnsi="Kantipur" w:cs="Kalimati" w:hint="cs"/>
          <w:sz w:val="24"/>
          <w:szCs w:val="24"/>
          <w:cs/>
        </w:rPr>
        <w:t>असार १८</w:t>
      </w:r>
      <w:r w:rsidRPr="000E47B2">
        <w:rPr>
          <w:rFonts w:ascii="Kantipur" w:hAnsi="Kantipur" w:cs="Kalimati" w:hint="cs"/>
          <w:sz w:val="24"/>
          <w:szCs w:val="24"/>
          <w:cs/>
        </w:rPr>
        <w:t xml:space="preserve"> गते रोज </w:t>
      </w:r>
      <w:r>
        <w:rPr>
          <w:rFonts w:ascii="Kantipur" w:hAnsi="Kantipur" w:cs="Kalimati" w:hint="cs"/>
          <w:sz w:val="24"/>
          <w:szCs w:val="24"/>
          <w:cs/>
        </w:rPr>
        <w:t xml:space="preserve">२ </w:t>
      </w:r>
      <w:r w:rsidRPr="000E47B2">
        <w:rPr>
          <w:rFonts w:ascii="Kantipur" w:hAnsi="Kantipur" w:cs="Kalimati" w:hint="cs"/>
          <w:sz w:val="24"/>
          <w:szCs w:val="24"/>
          <w:cs/>
        </w:rPr>
        <w:t>शुभम्.........................................</w:t>
      </w:r>
    </w:p>
    <w:p w:rsidR="00C651CE" w:rsidRPr="000E47B2" w:rsidRDefault="00C651CE" w:rsidP="00C651CE">
      <w:pPr>
        <w:spacing w:after="0"/>
        <w:jc w:val="both"/>
        <w:rPr>
          <w:rFonts w:ascii="Utsaah" w:hAnsi="Utsaah" w:cs="Kalimati"/>
          <w:sz w:val="24"/>
          <w:szCs w:val="24"/>
        </w:rPr>
      </w:pPr>
    </w:p>
    <w:p w:rsidR="00C651CE" w:rsidRPr="000E47B2" w:rsidRDefault="00C651CE" w:rsidP="00C651CE">
      <w:pPr>
        <w:spacing w:after="0"/>
        <w:jc w:val="both"/>
        <w:rPr>
          <w:rFonts w:ascii="Utsaah" w:hAnsi="Utsaah" w:cs="Kalimati"/>
          <w:sz w:val="24"/>
          <w:szCs w:val="24"/>
        </w:rPr>
      </w:pPr>
    </w:p>
    <w:p w:rsidR="002742B0" w:rsidRDefault="002742B0" w:rsidP="00D41E34">
      <w:pPr>
        <w:spacing w:after="0" w:line="240" w:lineRule="auto"/>
        <w:jc w:val="center"/>
        <w:rPr>
          <w:rFonts w:ascii="Utsaah" w:hAnsi="Utsaah" w:cs="Kalimati"/>
          <w:b/>
          <w:bCs/>
          <w:sz w:val="23"/>
          <w:szCs w:val="23"/>
        </w:rPr>
      </w:pPr>
    </w:p>
    <w:p w:rsidR="00C651CE" w:rsidRDefault="00C651CE" w:rsidP="00D41E34">
      <w:pPr>
        <w:spacing w:after="0" w:line="240" w:lineRule="auto"/>
        <w:jc w:val="center"/>
        <w:rPr>
          <w:rFonts w:ascii="Utsaah" w:hAnsi="Utsaah" w:cs="Kalimati"/>
          <w:b/>
          <w:bCs/>
          <w:sz w:val="23"/>
          <w:szCs w:val="23"/>
        </w:rPr>
      </w:pPr>
    </w:p>
    <w:p w:rsidR="00C651CE" w:rsidRDefault="00C651CE" w:rsidP="00D41E34">
      <w:pPr>
        <w:spacing w:after="0" w:line="240" w:lineRule="auto"/>
        <w:jc w:val="center"/>
        <w:rPr>
          <w:rFonts w:ascii="Utsaah" w:hAnsi="Utsaah" w:cs="Kalimati"/>
          <w:b/>
          <w:bCs/>
          <w:sz w:val="23"/>
          <w:szCs w:val="23"/>
        </w:rPr>
      </w:pPr>
    </w:p>
    <w:p w:rsidR="00C651CE" w:rsidRDefault="00C651CE" w:rsidP="00D41E34">
      <w:pPr>
        <w:spacing w:after="0" w:line="240" w:lineRule="auto"/>
        <w:jc w:val="center"/>
        <w:rPr>
          <w:rFonts w:ascii="Utsaah" w:hAnsi="Utsaah" w:cs="Kalimati"/>
          <w:b/>
          <w:bCs/>
          <w:sz w:val="23"/>
          <w:szCs w:val="23"/>
        </w:rPr>
      </w:pPr>
    </w:p>
    <w:p w:rsidR="00C651CE" w:rsidRDefault="00C651CE" w:rsidP="00D41E34">
      <w:pPr>
        <w:spacing w:after="0" w:line="240" w:lineRule="auto"/>
        <w:jc w:val="center"/>
        <w:rPr>
          <w:rFonts w:ascii="Utsaah" w:hAnsi="Utsaah" w:cs="Kalimati"/>
          <w:b/>
          <w:bCs/>
          <w:sz w:val="23"/>
          <w:szCs w:val="23"/>
        </w:rPr>
      </w:pPr>
    </w:p>
    <w:p w:rsidR="00C651CE" w:rsidRDefault="00C651CE" w:rsidP="00D41E34">
      <w:pPr>
        <w:spacing w:after="0" w:line="240" w:lineRule="auto"/>
        <w:jc w:val="center"/>
        <w:rPr>
          <w:rFonts w:ascii="Utsaah" w:hAnsi="Utsaah" w:cs="Kalimati"/>
          <w:b/>
          <w:bCs/>
          <w:sz w:val="23"/>
          <w:szCs w:val="23"/>
        </w:rPr>
      </w:pPr>
    </w:p>
    <w:p w:rsidR="002742B0" w:rsidRDefault="002742B0" w:rsidP="00D41E34">
      <w:pPr>
        <w:spacing w:after="0" w:line="240" w:lineRule="auto"/>
        <w:jc w:val="center"/>
        <w:rPr>
          <w:rFonts w:ascii="Utsaah" w:hAnsi="Utsaah" w:cs="Kalimati"/>
          <w:b/>
          <w:bCs/>
          <w:sz w:val="23"/>
          <w:szCs w:val="23"/>
        </w:rPr>
      </w:pPr>
    </w:p>
    <w:p w:rsidR="002742B0" w:rsidRDefault="002742B0" w:rsidP="00D41E34">
      <w:pPr>
        <w:spacing w:after="0" w:line="240" w:lineRule="auto"/>
        <w:jc w:val="center"/>
        <w:rPr>
          <w:rFonts w:ascii="Utsaah" w:hAnsi="Utsaah" w:cs="Kalimati"/>
          <w:b/>
          <w:bCs/>
          <w:sz w:val="23"/>
          <w:szCs w:val="23"/>
        </w:rPr>
      </w:pPr>
    </w:p>
    <w:p w:rsidR="002742B0" w:rsidRDefault="002742B0" w:rsidP="00D41E34">
      <w:pPr>
        <w:spacing w:after="0" w:line="240" w:lineRule="auto"/>
        <w:jc w:val="center"/>
        <w:rPr>
          <w:rFonts w:ascii="Utsaah" w:hAnsi="Utsaah" w:cs="Kalimati"/>
          <w:b/>
          <w:bCs/>
          <w:sz w:val="23"/>
          <w:szCs w:val="23"/>
        </w:rPr>
      </w:pPr>
    </w:p>
    <w:p w:rsidR="002742B0" w:rsidRDefault="002742B0" w:rsidP="00D41E34">
      <w:pPr>
        <w:spacing w:after="0" w:line="240" w:lineRule="auto"/>
        <w:jc w:val="center"/>
        <w:rPr>
          <w:rFonts w:ascii="Utsaah" w:hAnsi="Utsaah" w:cs="Kalimati"/>
          <w:b/>
          <w:bCs/>
          <w:sz w:val="23"/>
          <w:szCs w:val="23"/>
        </w:rPr>
      </w:pPr>
    </w:p>
    <w:p w:rsidR="00D41E34" w:rsidRPr="00695601" w:rsidRDefault="00D41E34" w:rsidP="00D41E34">
      <w:pPr>
        <w:spacing w:after="0" w:line="240" w:lineRule="auto"/>
        <w:jc w:val="center"/>
        <w:rPr>
          <w:rFonts w:ascii="Utsaah" w:hAnsi="Utsaah" w:cs="Kalimati"/>
          <w:b/>
          <w:bCs/>
          <w:sz w:val="23"/>
          <w:szCs w:val="23"/>
        </w:rPr>
      </w:pPr>
      <w:r w:rsidRPr="00695601">
        <w:rPr>
          <w:rFonts w:ascii="Utsaah" w:hAnsi="Utsaah" w:cs="Kalimati"/>
          <w:b/>
          <w:bCs/>
          <w:sz w:val="23"/>
          <w:szCs w:val="23"/>
          <w:cs/>
        </w:rPr>
        <w:t xml:space="preserve">श्री </w:t>
      </w:r>
    </w:p>
    <w:p w:rsidR="00D41E34" w:rsidRPr="00D6062A" w:rsidRDefault="00D41E34" w:rsidP="00D41E34">
      <w:pPr>
        <w:spacing w:after="0" w:line="240" w:lineRule="auto"/>
        <w:jc w:val="center"/>
        <w:rPr>
          <w:rFonts w:ascii="Utsaah" w:hAnsi="Utsaah" w:cs="Kalimati"/>
          <w:b/>
          <w:bCs/>
          <w:sz w:val="35"/>
          <w:szCs w:val="35"/>
        </w:rPr>
      </w:pPr>
      <w:r w:rsidRPr="00D6062A">
        <w:rPr>
          <w:rFonts w:ascii="Utsaah" w:hAnsi="Utsaah" w:cs="Kalimati"/>
          <w:b/>
          <w:bCs/>
          <w:sz w:val="35"/>
          <w:szCs w:val="35"/>
          <w:cs/>
        </w:rPr>
        <w:t>कञ्चनपुर जिल्ला अदालत</w:t>
      </w:r>
    </w:p>
    <w:p w:rsidR="00D41E34" w:rsidRPr="00695601" w:rsidRDefault="00D41E34" w:rsidP="00D41E34">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इजलास</w:t>
      </w:r>
    </w:p>
    <w:p w:rsidR="00D41E34" w:rsidRPr="00695601" w:rsidRDefault="00D41E34" w:rsidP="00D41E34">
      <w:pPr>
        <w:spacing w:after="0" w:line="240" w:lineRule="auto"/>
        <w:jc w:val="center"/>
        <w:rPr>
          <w:rFonts w:ascii="Utsaah" w:hAnsi="Utsaah" w:cs="Kalimati"/>
          <w:sz w:val="23"/>
          <w:szCs w:val="23"/>
        </w:rPr>
      </w:pPr>
      <w:r w:rsidRPr="00695601">
        <w:rPr>
          <w:rFonts w:ascii="Utsaah" w:hAnsi="Utsaah" w:cs="Kalimati"/>
          <w:sz w:val="23"/>
          <w:szCs w:val="23"/>
          <w:cs/>
        </w:rPr>
        <w:t>माननीय जिल्ला न्यायाधीश श्री पदमराज पाण्डेय</w:t>
      </w:r>
    </w:p>
    <w:p w:rsidR="00D41E34" w:rsidRPr="00695601" w:rsidRDefault="00D41E34" w:rsidP="00D41E34">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आदेश</w:t>
      </w:r>
    </w:p>
    <w:p w:rsidR="00D41E34" w:rsidRPr="00D6062A" w:rsidRDefault="00D41E34" w:rsidP="00D41E34">
      <w:pPr>
        <w:spacing w:after="0" w:line="240" w:lineRule="auto"/>
        <w:jc w:val="center"/>
        <w:rPr>
          <w:rFonts w:ascii="Utsaah" w:hAnsi="Utsaah" w:cs="Kalimati"/>
          <w:b/>
          <w:bCs/>
          <w:sz w:val="24"/>
          <w:szCs w:val="24"/>
        </w:rPr>
      </w:pPr>
      <w:r>
        <w:rPr>
          <w:rFonts w:ascii="Utsaah" w:hAnsi="Utsaah" w:cs="Kalimati"/>
          <w:b/>
          <w:bCs/>
          <w:sz w:val="24"/>
          <w:szCs w:val="24"/>
          <w:cs/>
        </w:rPr>
        <w:t xml:space="preserve">मुद्दा </w:t>
      </w:r>
      <w:r w:rsidRPr="00D6062A">
        <w:rPr>
          <w:rFonts w:ascii="Utsaah" w:hAnsi="Utsaah" w:cs="Kalimati"/>
          <w:b/>
          <w:bCs/>
          <w:sz w:val="26"/>
          <w:szCs w:val="26"/>
          <w:cs/>
        </w:rPr>
        <w:t>न</w:t>
      </w:r>
      <w:r>
        <w:rPr>
          <w:rFonts w:ascii="Utsaah" w:hAnsi="Utsaah" w:cs="Kalimati" w:hint="cs"/>
          <w:b/>
          <w:bCs/>
          <w:sz w:val="26"/>
          <w:szCs w:val="26"/>
          <w:cs/>
        </w:rPr>
        <w:t>ं.</w:t>
      </w:r>
      <w:r w:rsidRPr="00D6062A">
        <w:rPr>
          <w:rFonts w:ascii="Utsaah" w:hAnsi="Utsaah" w:cs="Kalimati"/>
          <w:b/>
          <w:bCs/>
          <w:sz w:val="26"/>
          <w:szCs w:val="26"/>
          <w:cs/>
        </w:rPr>
        <w:t>०७</w:t>
      </w:r>
      <w:r w:rsidRPr="00D6062A">
        <w:rPr>
          <w:rFonts w:ascii="Utsaah" w:hAnsi="Utsaah" w:cs="Kalimati" w:hint="cs"/>
          <w:b/>
          <w:bCs/>
          <w:sz w:val="26"/>
          <w:szCs w:val="26"/>
          <w:cs/>
        </w:rPr>
        <w:t>९</w:t>
      </w:r>
      <w:r w:rsidRPr="00D6062A">
        <w:rPr>
          <w:rFonts w:ascii="Utsaah" w:hAnsi="Utsaah" w:cs="Kalimati"/>
          <w:b/>
          <w:bCs/>
          <w:sz w:val="24"/>
          <w:szCs w:val="24"/>
          <w:cs/>
        </w:rPr>
        <w:t>-</w:t>
      </w:r>
      <w:r w:rsidRPr="00D6062A">
        <w:rPr>
          <w:rFonts w:ascii="Utsaah" w:hAnsi="Utsaah" w:cs="Kalimati"/>
          <w:b/>
          <w:bCs/>
          <w:sz w:val="32"/>
          <w:szCs w:val="32"/>
        </w:rPr>
        <w:t>CP</w:t>
      </w:r>
      <w:r w:rsidRPr="00D6062A">
        <w:rPr>
          <w:rFonts w:ascii="Utsaah" w:hAnsi="Utsaah" w:cs="Kalimati"/>
          <w:b/>
          <w:bCs/>
          <w:sz w:val="24"/>
          <w:szCs w:val="24"/>
          <w:cs/>
        </w:rPr>
        <w:t>-०</w:t>
      </w:r>
      <w:r w:rsidRPr="00D6062A">
        <w:rPr>
          <w:rFonts w:ascii="Utsaah" w:hAnsi="Utsaah" w:cs="Kalimati" w:hint="cs"/>
          <w:b/>
          <w:bCs/>
          <w:sz w:val="24"/>
          <w:szCs w:val="24"/>
          <w:cs/>
        </w:rPr>
        <w:t>१</w:t>
      </w:r>
      <w:r>
        <w:rPr>
          <w:rFonts w:ascii="Utsaah" w:hAnsi="Utsaah" w:cs="Kalimati" w:hint="cs"/>
          <w:b/>
          <w:bCs/>
          <w:sz w:val="24"/>
          <w:szCs w:val="24"/>
          <w:cs/>
        </w:rPr>
        <w:t>44</w:t>
      </w:r>
    </w:p>
    <w:p w:rsidR="00D41E34" w:rsidRPr="009965CB" w:rsidRDefault="00D41E34" w:rsidP="00D41E34">
      <w:pPr>
        <w:spacing w:after="0" w:line="240" w:lineRule="auto"/>
        <w:jc w:val="center"/>
        <w:rPr>
          <w:rFonts w:ascii="Utsaah" w:hAnsi="Utsaah" w:cs="Kalimati"/>
          <w:b/>
          <w:bCs/>
          <w:sz w:val="28"/>
          <w:szCs w:val="28"/>
          <w:u w:val="single"/>
        </w:rPr>
      </w:pPr>
    </w:p>
    <w:p w:rsidR="00D41E34" w:rsidRPr="00695601" w:rsidRDefault="00D41E34" w:rsidP="00D41E34">
      <w:pPr>
        <w:spacing w:after="0" w:line="240" w:lineRule="auto"/>
        <w:jc w:val="both"/>
        <w:rPr>
          <w:rFonts w:ascii="Utsaah" w:hAnsi="Utsaah" w:cs="Kalimati"/>
          <w:sz w:val="23"/>
          <w:szCs w:val="23"/>
        </w:rPr>
      </w:pPr>
      <w:r>
        <w:rPr>
          <w:rFonts w:ascii="Utsaah" w:hAnsi="Utsaah" w:cs="Kalimati" w:hint="cs"/>
          <w:sz w:val="23"/>
          <w:szCs w:val="23"/>
          <w:cs/>
        </w:rPr>
        <w:t>जानकी बिष्ट नेगी ..................</w:t>
      </w:r>
      <w:r w:rsidRPr="00695601">
        <w:rPr>
          <w:rFonts w:ascii="Utsaah" w:hAnsi="Utsaah" w:cs="Kalimati"/>
          <w:sz w:val="23"/>
          <w:szCs w:val="23"/>
          <w:cs/>
        </w:rPr>
        <w:t>............</w:t>
      </w:r>
      <w:r w:rsidRPr="00695601">
        <w:rPr>
          <w:rFonts w:ascii="Utsaah" w:hAnsi="Utsaah" w:cs="Kalimati" w:hint="cs"/>
          <w:sz w:val="23"/>
          <w:szCs w:val="23"/>
          <w:cs/>
        </w:rPr>
        <w:t>......</w:t>
      </w:r>
      <w:r w:rsidRPr="00695601">
        <w:rPr>
          <w:rFonts w:ascii="Utsaah" w:hAnsi="Utsaah" w:cs="Kalimati"/>
          <w:sz w:val="23"/>
          <w:szCs w:val="23"/>
          <w:cs/>
        </w:rPr>
        <w:t>.................................................................बादी</w:t>
      </w:r>
    </w:p>
    <w:p w:rsidR="00D41E34" w:rsidRPr="00695601" w:rsidRDefault="00D41E34" w:rsidP="00D41E34">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बिरुद्ध</w:t>
      </w:r>
    </w:p>
    <w:p w:rsidR="00D41E34" w:rsidRPr="00695601" w:rsidRDefault="00D41E34" w:rsidP="00D41E34">
      <w:pPr>
        <w:spacing w:after="0" w:line="240" w:lineRule="auto"/>
        <w:jc w:val="both"/>
        <w:rPr>
          <w:rFonts w:ascii="Utsaah" w:hAnsi="Utsaah" w:cs="Kalimati"/>
          <w:sz w:val="23"/>
          <w:szCs w:val="23"/>
        </w:rPr>
      </w:pPr>
      <w:r>
        <w:rPr>
          <w:rFonts w:ascii="Utsaah" w:hAnsi="Utsaah" w:cs="Kalimati" w:hint="cs"/>
          <w:sz w:val="23"/>
          <w:szCs w:val="23"/>
          <w:cs/>
        </w:rPr>
        <w:t>प्रकाश नेगी ..................</w:t>
      </w:r>
      <w:r w:rsidRPr="00695601">
        <w:rPr>
          <w:rFonts w:ascii="Utsaah" w:hAnsi="Utsaah" w:cs="Kalimati"/>
          <w:sz w:val="23"/>
          <w:szCs w:val="23"/>
          <w:cs/>
        </w:rPr>
        <w:t>..</w:t>
      </w:r>
      <w:r w:rsidRPr="00695601">
        <w:rPr>
          <w:rFonts w:ascii="Utsaah" w:hAnsi="Utsaah" w:cs="Kalimati"/>
          <w:sz w:val="23"/>
          <w:szCs w:val="23"/>
        </w:rPr>
        <w:t>.</w:t>
      </w:r>
      <w:r w:rsidRPr="00695601">
        <w:rPr>
          <w:rFonts w:ascii="Utsaah" w:hAnsi="Utsaah" w:cs="Kalimati" w:hint="cs"/>
          <w:sz w:val="23"/>
          <w:szCs w:val="23"/>
          <w:cs/>
        </w:rPr>
        <w:t>..................................................................................प्रतिबादी</w:t>
      </w:r>
    </w:p>
    <w:p w:rsidR="00D41E34" w:rsidRDefault="00D41E34" w:rsidP="00D41E34">
      <w:pPr>
        <w:spacing w:after="0" w:line="240" w:lineRule="auto"/>
        <w:jc w:val="center"/>
        <w:rPr>
          <w:rFonts w:ascii="Utsaah" w:hAnsi="Utsaah" w:cs="Kalimati"/>
          <w:sz w:val="23"/>
          <w:szCs w:val="23"/>
        </w:rPr>
      </w:pPr>
      <w:r w:rsidRPr="00C44751">
        <w:rPr>
          <w:rFonts w:ascii="Utsaah" w:hAnsi="Utsaah" w:cs="Kalimati"/>
          <w:sz w:val="23"/>
          <w:szCs w:val="23"/>
          <w:u w:val="single"/>
          <w:cs/>
        </w:rPr>
        <w:t>मुद्दाः-</w:t>
      </w:r>
      <w:r w:rsidRPr="00C44751">
        <w:rPr>
          <w:rFonts w:ascii="Utsaah" w:hAnsi="Utsaah" w:cs="Kalimati" w:hint="cs"/>
          <w:sz w:val="23"/>
          <w:szCs w:val="23"/>
          <w:u w:val="single"/>
          <w:cs/>
        </w:rPr>
        <w:t xml:space="preserve"> सम्बन्ध बिच्छेद अंश</w:t>
      </w:r>
      <w:r w:rsidRPr="00695601">
        <w:rPr>
          <w:rFonts w:ascii="Utsaah" w:hAnsi="Utsaah" w:cs="Kalimati" w:hint="cs"/>
          <w:sz w:val="23"/>
          <w:szCs w:val="23"/>
          <w:cs/>
        </w:rPr>
        <w:t xml:space="preserve"> ।</w:t>
      </w:r>
    </w:p>
    <w:p w:rsidR="00D41E34" w:rsidRPr="00D41E34" w:rsidRDefault="00D41E34" w:rsidP="00D41E34">
      <w:pPr>
        <w:pStyle w:val="ListParagraph"/>
        <w:tabs>
          <w:tab w:val="left" w:pos="-90"/>
        </w:tabs>
        <w:spacing w:after="0" w:line="240" w:lineRule="auto"/>
        <w:ind w:left="0" w:right="-7" w:hanging="90"/>
        <w:jc w:val="both"/>
        <w:outlineLvl w:val="0"/>
        <w:rPr>
          <w:rFonts w:ascii="Kantipur" w:hAnsi="Kantipur" w:cs="Kalimati"/>
          <w:sz w:val="24"/>
          <w:szCs w:val="24"/>
        </w:rPr>
      </w:pPr>
      <w:r>
        <w:rPr>
          <w:rFonts w:ascii="Kantipur" w:hAnsi="Kantipur" w:cs="Kalimati" w:hint="cs"/>
          <w:sz w:val="24"/>
          <w:szCs w:val="24"/>
          <w:cs/>
        </w:rPr>
        <w:t xml:space="preserve">    </w:t>
      </w:r>
      <w:r>
        <w:rPr>
          <w:rFonts w:ascii="Kantipur" w:hAnsi="Kantipur" w:cs="Kalimati"/>
          <w:sz w:val="24"/>
          <w:szCs w:val="24"/>
        </w:rPr>
        <w:t xml:space="preserve"> </w:t>
      </w:r>
      <w:r>
        <w:rPr>
          <w:rFonts w:ascii="Kantipur" w:hAnsi="Kantipur" w:cs="Kalimati"/>
          <w:sz w:val="24"/>
          <w:szCs w:val="24"/>
          <w:cs/>
        </w:rPr>
        <w:t>यसमा</w:t>
      </w:r>
      <w:r>
        <w:rPr>
          <w:rFonts w:ascii="Kantipur" w:hAnsi="Kantipur" w:cs="Kalimati" w:hint="cs"/>
          <w:sz w:val="24"/>
          <w:szCs w:val="24"/>
          <w:cs/>
        </w:rPr>
        <w:t xml:space="preserve"> </w:t>
      </w:r>
      <w:r w:rsidRPr="00FB7C53">
        <w:rPr>
          <w:rFonts w:ascii="Kantipur" w:hAnsi="Kantipur" w:cs="Kalimati"/>
          <w:sz w:val="24"/>
          <w:szCs w:val="24"/>
          <w:cs/>
        </w:rPr>
        <w:t>प्रतिवादी</w:t>
      </w:r>
      <w:r w:rsidR="002742B0">
        <w:rPr>
          <w:rFonts w:ascii="Kantipur" w:hAnsi="Kantipur" w:cs="Kalimati" w:hint="cs"/>
          <w:sz w:val="24"/>
          <w:szCs w:val="24"/>
          <w:cs/>
        </w:rPr>
        <w:t xml:space="preserve"> प्रकाश नेगीको नाउँमा रीतपुर्वक तामेल भएकोमा निजले </w:t>
      </w:r>
      <w:r w:rsidRPr="00D41E34">
        <w:rPr>
          <w:rFonts w:ascii="Kantipur" w:hAnsi="Kantipur" w:cs="Kalimati" w:hint="cs"/>
          <w:sz w:val="24"/>
          <w:szCs w:val="24"/>
          <w:cs/>
        </w:rPr>
        <w:t>म्याद भित्र प्रतिउत्तर नफिराई शुरु म्याद गुजारी बसेको</w:t>
      </w:r>
      <w:r w:rsidR="002742B0">
        <w:rPr>
          <w:rFonts w:ascii="Kantipur" w:hAnsi="Kantipur" w:cs="Kalimati" w:hint="cs"/>
          <w:sz w:val="24"/>
          <w:szCs w:val="24"/>
          <w:cs/>
        </w:rPr>
        <w:t xml:space="preserve"> र बा</w:t>
      </w:r>
      <w:r>
        <w:rPr>
          <w:rFonts w:ascii="Kantipur" w:hAnsi="Kantipur" w:cs="Kalimati" w:hint="cs"/>
          <w:sz w:val="24"/>
          <w:szCs w:val="24"/>
          <w:cs/>
        </w:rPr>
        <w:t>दीले प्रति</w:t>
      </w:r>
      <w:r>
        <w:rPr>
          <w:rFonts w:ascii="Kantipur" w:hAnsi="Kantipur" w:cs="Kalimati"/>
          <w:sz w:val="24"/>
          <w:szCs w:val="24"/>
          <w:cs/>
        </w:rPr>
        <w:t>बादी</w:t>
      </w:r>
      <w:r>
        <w:rPr>
          <w:rFonts w:ascii="Kantipur" w:hAnsi="Kantipur" w:cs="Kalimati" w:hint="cs"/>
          <w:sz w:val="24"/>
          <w:szCs w:val="24"/>
          <w:cs/>
        </w:rPr>
        <w:t>बाट अंश पाउँ भन्ने समेत</w:t>
      </w:r>
      <w:r w:rsidR="00AA77C8">
        <w:rPr>
          <w:rFonts w:ascii="Kantipur" w:hAnsi="Kantipur" w:cs="Kalimati" w:hint="cs"/>
          <w:sz w:val="24"/>
          <w:szCs w:val="24"/>
          <w:cs/>
        </w:rPr>
        <w:t xml:space="preserve"> जिकिर लिएकोमा</w:t>
      </w:r>
      <w:r>
        <w:rPr>
          <w:rFonts w:ascii="Kantipur" w:hAnsi="Kantipur" w:cs="Kalimati" w:hint="cs"/>
          <w:sz w:val="24"/>
          <w:szCs w:val="24"/>
          <w:cs/>
        </w:rPr>
        <w:t xml:space="preserve"> </w:t>
      </w:r>
      <w:r w:rsidR="002742B0">
        <w:rPr>
          <w:rFonts w:ascii="Kantipur" w:hAnsi="Kantipur" w:cs="Kalimati" w:hint="cs"/>
          <w:sz w:val="24"/>
          <w:szCs w:val="24"/>
          <w:cs/>
        </w:rPr>
        <w:t>बा</w:t>
      </w:r>
      <w:r>
        <w:rPr>
          <w:rFonts w:ascii="Kantipur" w:hAnsi="Kantipur" w:cs="Kalimati" w:hint="cs"/>
          <w:sz w:val="24"/>
          <w:szCs w:val="24"/>
          <w:cs/>
        </w:rPr>
        <w:t>दीले फिराद</w:t>
      </w:r>
      <w:r w:rsidR="00AA77C8">
        <w:rPr>
          <w:rFonts w:ascii="Kantipur" w:hAnsi="Kantipur" w:cs="Kalimati" w:hint="cs"/>
          <w:sz w:val="24"/>
          <w:szCs w:val="24"/>
          <w:cs/>
        </w:rPr>
        <w:t xml:space="preserve"> पत्र</w:t>
      </w:r>
      <w:r>
        <w:rPr>
          <w:rFonts w:ascii="Kantipur" w:hAnsi="Kantipur" w:cs="Kalimati" w:hint="cs"/>
          <w:sz w:val="24"/>
          <w:szCs w:val="24"/>
          <w:cs/>
        </w:rPr>
        <w:t xml:space="preserve">मा </w:t>
      </w:r>
      <w:r w:rsidR="002742B0">
        <w:rPr>
          <w:rFonts w:ascii="Kantipur" w:hAnsi="Kantipur" w:cs="Kalimati" w:hint="cs"/>
          <w:sz w:val="24"/>
          <w:szCs w:val="24"/>
          <w:cs/>
        </w:rPr>
        <w:t>निजले अंशियारहरुको नाता पुस्तावली तथा आफुले अंश पाउने सगोलको सम्पत्तिमा अंश हक लाग्ने</w:t>
      </w:r>
      <w:r>
        <w:rPr>
          <w:rFonts w:ascii="Kantipur" w:hAnsi="Kantipur" w:cs="Kalimati" w:hint="cs"/>
          <w:sz w:val="24"/>
          <w:szCs w:val="24"/>
          <w:cs/>
        </w:rPr>
        <w:t xml:space="preserve"> अंशियारहरु </w:t>
      </w:r>
      <w:r w:rsidR="00AA77C8">
        <w:rPr>
          <w:rFonts w:ascii="Kantipur" w:hAnsi="Kantipur" w:cs="Kalimati" w:hint="cs"/>
          <w:sz w:val="24"/>
          <w:szCs w:val="24"/>
          <w:cs/>
        </w:rPr>
        <w:t xml:space="preserve">खुलाएको </w:t>
      </w:r>
      <w:r w:rsidR="002742B0">
        <w:rPr>
          <w:rFonts w:ascii="Kantipur" w:hAnsi="Kantipur" w:cs="Kalimati" w:hint="cs"/>
          <w:sz w:val="24"/>
          <w:szCs w:val="24"/>
          <w:cs/>
        </w:rPr>
        <w:t>न</w:t>
      </w:r>
      <w:r w:rsidR="00AA77C8">
        <w:rPr>
          <w:rFonts w:ascii="Kantipur" w:hAnsi="Kantipur" w:cs="Kalimati" w:hint="cs"/>
          <w:sz w:val="24"/>
          <w:szCs w:val="24"/>
          <w:cs/>
        </w:rPr>
        <w:t>देखिँदा</w:t>
      </w:r>
      <w:r>
        <w:rPr>
          <w:rFonts w:ascii="Kantipur" w:hAnsi="Kantipur" w:cs="Kalimati" w:hint="cs"/>
          <w:sz w:val="24"/>
          <w:szCs w:val="24"/>
          <w:cs/>
        </w:rPr>
        <w:t xml:space="preserve"> </w:t>
      </w:r>
      <w:r w:rsidR="002742B0">
        <w:rPr>
          <w:rFonts w:ascii="Kantipur" w:hAnsi="Kantipur" w:cs="Kalimati" w:hint="cs"/>
          <w:sz w:val="24"/>
          <w:szCs w:val="24"/>
          <w:cs/>
        </w:rPr>
        <w:t xml:space="preserve">बादीको कागज गरी </w:t>
      </w:r>
      <w:r>
        <w:rPr>
          <w:rFonts w:ascii="Kantipur" w:hAnsi="Kantipur" w:cs="Kalimati"/>
          <w:sz w:val="24"/>
          <w:szCs w:val="24"/>
          <w:cs/>
        </w:rPr>
        <w:t>आफ्नो पु</w:t>
      </w:r>
      <w:r>
        <w:rPr>
          <w:rFonts w:ascii="Kantipur" w:hAnsi="Kantipur" w:cs="Kalimati" w:hint="cs"/>
          <w:sz w:val="24"/>
          <w:szCs w:val="24"/>
          <w:cs/>
        </w:rPr>
        <w:t xml:space="preserve">स्तेवारी </w:t>
      </w:r>
      <w:r w:rsidR="002742B0">
        <w:rPr>
          <w:rFonts w:ascii="Kantipur" w:hAnsi="Kantipur" w:cs="Kalimati" w:hint="cs"/>
          <w:sz w:val="24"/>
          <w:szCs w:val="24"/>
          <w:cs/>
        </w:rPr>
        <w:t xml:space="preserve">तथा सगोलको सम्पत्तिमा अंश लाग्ने </w:t>
      </w:r>
      <w:r>
        <w:rPr>
          <w:rFonts w:ascii="Kantipur" w:hAnsi="Kantipur" w:cs="Kalimati" w:hint="cs"/>
          <w:sz w:val="24"/>
          <w:szCs w:val="24"/>
          <w:cs/>
        </w:rPr>
        <w:t>अंशियार</w:t>
      </w:r>
      <w:r w:rsidR="002742B0">
        <w:rPr>
          <w:rFonts w:ascii="Kantipur" w:hAnsi="Kantipur" w:cs="Kalimati" w:hint="cs"/>
          <w:sz w:val="24"/>
          <w:szCs w:val="24"/>
          <w:cs/>
        </w:rPr>
        <w:t>हरु</w:t>
      </w:r>
      <w:r>
        <w:rPr>
          <w:rFonts w:ascii="Kantipur" w:hAnsi="Kantipur" w:cs="Kalimati" w:hint="cs"/>
          <w:sz w:val="24"/>
          <w:szCs w:val="24"/>
          <w:cs/>
        </w:rPr>
        <w:t xml:space="preserve"> र निजहरुको वतन समेत खुलाउन लगाई </w:t>
      </w:r>
      <w:r w:rsidR="002742B0">
        <w:rPr>
          <w:rFonts w:ascii="Kantipur" w:hAnsi="Kantipur" w:cs="Kalimati" w:hint="cs"/>
          <w:sz w:val="24"/>
          <w:szCs w:val="24"/>
          <w:cs/>
        </w:rPr>
        <w:t xml:space="preserve">एका सगोलका अंशियार रहेको देखिएमा सम्बन्धित अंशियारको </w:t>
      </w:r>
      <w:r>
        <w:rPr>
          <w:rFonts w:ascii="Kantipur" w:hAnsi="Kantipur" w:cs="Kalimati" w:hint="cs"/>
          <w:sz w:val="24"/>
          <w:szCs w:val="24"/>
          <w:cs/>
        </w:rPr>
        <w:t>खुल</w:t>
      </w:r>
      <w:r w:rsidR="002742B0">
        <w:rPr>
          <w:rFonts w:ascii="Kantipur" w:hAnsi="Kantipur" w:cs="Kalimati" w:hint="cs"/>
          <w:sz w:val="24"/>
          <w:szCs w:val="24"/>
          <w:cs/>
        </w:rPr>
        <w:t>ी</w:t>
      </w:r>
      <w:r>
        <w:rPr>
          <w:rFonts w:ascii="Kantipur" w:hAnsi="Kantipur" w:cs="Kalimati" w:hint="cs"/>
          <w:sz w:val="24"/>
          <w:szCs w:val="24"/>
          <w:cs/>
        </w:rPr>
        <w:t xml:space="preserve"> आएको वतनमा </w:t>
      </w:r>
      <w:r w:rsidRPr="00D41E34">
        <w:rPr>
          <w:rFonts w:ascii="Kantipur" w:hAnsi="Kantipur" w:cs="Kalimati" w:hint="cs"/>
          <w:sz w:val="24"/>
          <w:szCs w:val="24"/>
          <w:cs/>
        </w:rPr>
        <w:t>मुलुकी देवानी कार्यविधि संहिता</w:t>
      </w:r>
      <w:r w:rsidR="002742B0">
        <w:rPr>
          <w:rFonts w:ascii="Kantipur" w:hAnsi="Kantipur" w:cs="Kalimati" w:hint="cs"/>
          <w:sz w:val="24"/>
          <w:szCs w:val="24"/>
          <w:cs/>
        </w:rPr>
        <w:t xml:space="preserve">, 2074 </w:t>
      </w:r>
      <w:r w:rsidRPr="00D41E34">
        <w:rPr>
          <w:rFonts w:ascii="Kantipur" w:hAnsi="Kantipur" w:cs="Kalimati" w:hint="cs"/>
          <w:sz w:val="24"/>
          <w:szCs w:val="24"/>
          <w:cs/>
        </w:rPr>
        <w:t>को दफा १२३</w:t>
      </w:r>
      <w:r w:rsidRPr="00D41E34">
        <w:rPr>
          <w:rFonts w:ascii="Kantipur" w:hAnsi="Kantipur" w:cs="Kalimati"/>
          <w:sz w:val="24"/>
          <w:szCs w:val="24"/>
        </w:rPr>
        <w:t xml:space="preserve"> </w:t>
      </w:r>
      <w:r w:rsidRPr="00D41E34">
        <w:rPr>
          <w:rFonts w:ascii="Kantipur" w:hAnsi="Kantipur" w:cs="Kalimati" w:hint="cs"/>
          <w:sz w:val="24"/>
          <w:szCs w:val="24"/>
          <w:cs/>
        </w:rPr>
        <w:t>र</w:t>
      </w:r>
      <w:r w:rsidRPr="00D41E34">
        <w:rPr>
          <w:rFonts w:ascii="Kantipur" w:hAnsi="Kantipur" w:cs="Kalimati"/>
          <w:sz w:val="24"/>
          <w:szCs w:val="24"/>
        </w:rPr>
        <w:t xml:space="preserve"> </w:t>
      </w:r>
      <w:r w:rsidRPr="00D41E34">
        <w:rPr>
          <w:rFonts w:ascii="Kantipur" w:hAnsi="Kantipur" w:cs="Kalimati" w:hint="cs"/>
          <w:sz w:val="24"/>
          <w:szCs w:val="24"/>
          <w:cs/>
        </w:rPr>
        <w:t>१७६ बमोजिम सात दिने म्याद जारी गर</w:t>
      </w:r>
      <w:r w:rsidR="002742B0">
        <w:rPr>
          <w:rFonts w:ascii="Kantipur" w:hAnsi="Kantipur" w:cs="Kalimati" w:hint="cs"/>
          <w:sz w:val="24"/>
          <w:szCs w:val="24"/>
          <w:cs/>
        </w:rPr>
        <w:t>ी</w:t>
      </w:r>
      <w:r w:rsidRPr="00D41E34">
        <w:rPr>
          <w:rFonts w:ascii="Kantipur" w:hAnsi="Kantipur" w:cs="Kalimati" w:hint="cs"/>
          <w:sz w:val="24"/>
          <w:szCs w:val="24"/>
          <w:cs/>
        </w:rPr>
        <w:t xml:space="preserve"> उपस्थित भए बयानको लागि इजलास समक्ष पेश गर्न</w:t>
      </w:r>
      <w:r w:rsidR="002742B0">
        <w:rPr>
          <w:rFonts w:ascii="Kantipur" w:hAnsi="Kantipur" w:cs="Kalimati" w:hint="cs"/>
          <w:sz w:val="24"/>
          <w:szCs w:val="24"/>
          <w:cs/>
        </w:rPr>
        <w:t>ु</w:t>
      </w:r>
      <w:r w:rsidRPr="00D41E34">
        <w:rPr>
          <w:rFonts w:ascii="Kantipur" w:hAnsi="Kantipur" w:cs="Kalimati" w:hint="cs"/>
          <w:sz w:val="24"/>
          <w:szCs w:val="24"/>
          <w:cs/>
        </w:rPr>
        <w:t xml:space="preserve"> </w:t>
      </w:r>
      <w:r w:rsidR="002742B0">
        <w:rPr>
          <w:rFonts w:ascii="Kantipur" w:hAnsi="Kantipur" w:cs="Kalimati" w:hint="cs"/>
          <w:sz w:val="24"/>
          <w:szCs w:val="24"/>
          <w:cs/>
        </w:rPr>
        <w:t>।</w:t>
      </w:r>
      <w:r w:rsidRPr="00D41E34">
        <w:rPr>
          <w:rFonts w:ascii="Kantipur" w:hAnsi="Kantipur" w:cs="Kalimati" w:hint="cs"/>
          <w:sz w:val="24"/>
          <w:szCs w:val="24"/>
          <w:cs/>
        </w:rPr>
        <w:t xml:space="preserve"> निजहरुको बयानबाट निजहरु सगोलका अंशियार देखिए निजहर</w:t>
      </w:r>
      <w:r w:rsidR="002742B0">
        <w:rPr>
          <w:rFonts w:ascii="Kantipur" w:hAnsi="Kantipur" w:cs="Kalimati" w:hint="cs"/>
          <w:sz w:val="24"/>
          <w:szCs w:val="24"/>
          <w:cs/>
        </w:rPr>
        <w:t>ुलाई समेत कारणी सरह तारिखमा राख्नु र</w:t>
      </w:r>
      <w:r w:rsidRPr="00D41E34">
        <w:rPr>
          <w:rFonts w:ascii="Kantipur" w:hAnsi="Kantipur" w:cs="Kalimati" w:hint="cs"/>
          <w:sz w:val="24"/>
          <w:szCs w:val="24"/>
          <w:cs/>
        </w:rPr>
        <w:t xml:space="preserve"> </w:t>
      </w:r>
      <w:r w:rsidR="002742B0">
        <w:rPr>
          <w:rFonts w:ascii="Kantipur" w:hAnsi="Kantipur" w:cs="Kalimati" w:hint="cs"/>
          <w:sz w:val="24"/>
          <w:szCs w:val="24"/>
          <w:cs/>
        </w:rPr>
        <w:t xml:space="preserve">बादीका साक्षी निज मार्फत उपस्थित गराई </w:t>
      </w:r>
      <w:r w:rsidRPr="00D41E34">
        <w:rPr>
          <w:rFonts w:ascii="Kantipur" w:hAnsi="Kantipur" w:cs="Kalimati" w:hint="cs"/>
          <w:sz w:val="24"/>
          <w:szCs w:val="24"/>
          <w:cs/>
        </w:rPr>
        <w:t xml:space="preserve">नियमानुसार पेश गर्नू ।  </w:t>
      </w:r>
    </w:p>
    <w:p w:rsidR="00D41E34" w:rsidRDefault="00D41E34" w:rsidP="00D41E34">
      <w:pPr>
        <w:spacing w:after="0"/>
        <w:ind w:firstLine="720"/>
        <w:jc w:val="both"/>
        <w:rPr>
          <w:rFonts w:ascii="Utsaah" w:hAnsi="Utsaah" w:cs="Kalimati"/>
          <w:sz w:val="24"/>
          <w:szCs w:val="24"/>
        </w:rPr>
      </w:pPr>
    </w:p>
    <w:p w:rsidR="00D41E34" w:rsidRDefault="00D41E34" w:rsidP="00D41E34">
      <w:pPr>
        <w:spacing w:after="0"/>
        <w:ind w:firstLine="720"/>
        <w:jc w:val="both"/>
        <w:rPr>
          <w:rFonts w:ascii="Utsaah" w:hAnsi="Utsaah" w:cs="Kalimati"/>
          <w:sz w:val="24"/>
          <w:szCs w:val="24"/>
          <w:cs/>
        </w:rPr>
      </w:pPr>
    </w:p>
    <w:p w:rsidR="00D41E34" w:rsidRDefault="00D41E34" w:rsidP="00D41E34">
      <w:pPr>
        <w:spacing w:after="0"/>
        <w:jc w:val="both"/>
        <w:rPr>
          <w:rFonts w:ascii="Kantipur" w:hAnsi="Kantipur" w:cs="Kalimati"/>
          <w:sz w:val="24"/>
          <w:szCs w:val="24"/>
        </w:rPr>
      </w:pPr>
    </w:p>
    <w:p w:rsidR="00D41E34" w:rsidRPr="000E47B2" w:rsidRDefault="00D41E34" w:rsidP="00D41E34">
      <w:pPr>
        <w:tabs>
          <w:tab w:val="left" w:pos="589"/>
          <w:tab w:val="right" w:pos="9648"/>
        </w:tabs>
        <w:spacing w:after="0" w:line="240" w:lineRule="auto"/>
        <w:jc w:val="right"/>
        <w:rPr>
          <w:rFonts w:ascii="Kantipur" w:hAnsi="Kantipur" w:cs="Kalimati"/>
          <w:sz w:val="24"/>
          <w:szCs w:val="24"/>
          <w:cs/>
        </w:rPr>
      </w:pPr>
      <w:r w:rsidRPr="000E47B2">
        <w:rPr>
          <w:rFonts w:ascii="Kantipur" w:hAnsi="Kantipur" w:cs="Kalimati" w:hint="cs"/>
          <w:sz w:val="24"/>
          <w:szCs w:val="24"/>
          <w:cs/>
        </w:rPr>
        <w:t xml:space="preserve">जिल्ला </w:t>
      </w:r>
      <w:r w:rsidRPr="000E47B2">
        <w:rPr>
          <w:rFonts w:ascii="Kantipur" w:hAnsi="Kantipur" w:cs="Kalimati"/>
          <w:sz w:val="24"/>
          <w:szCs w:val="24"/>
          <w:cs/>
        </w:rPr>
        <w:t>न्यायाधीश</w:t>
      </w:r>
    </w:p>
    <w:p w:rsidR="00D41E34" w:rsidRPr="000E47B2" w:rsidRDefault="00D41E34" w:rsidP="00D41E34">
      <w:pPr>
        <w:spacing w:after="0"/>
        <w:ind w:firstLine="720"/>
        <w:jc w:val="both"/>
        <w:rPr>
          <w:rFonts w:ascii="Utsaah" w:hAnsi="Utsaah" w:cs="Kalimati"/>
          <w:sz w:val="24"/>
          <w:szCs w:val="24"/>
        </w:rPr>
      </w:pPr>
    </w:p>
    <w:p w:rsidR="00D41E34" w:rsidRPr="000E47B2" w:rsidRDefault="00D41E34" w:rsidP="00D41E34">
      <w:pPr>
        <w:tabs>
          <w:tab w:val="left" w:pos="5267"/>
        </w:tabs>
        <w:spacing w:after="0" w:line="240" w:lineRule="auto"/>
        <w:rPr>
          <w:rFonts w:ascii="Kantipur" w:hAnsi="Kantipur" w:cs="Kalimati"/>
          <w:sz w:val="24"/>
          <w:szCs w:val="24"/>
        </w:rPr>
      </w:pPr>
      <w:r>
        <w:rPr>
          <w:rFonts w:ascii="Kantipur" w:hAnsi="Kantipur" w:cs="Kalimati" w:hint="cs"/>
          <w:sz w:val="24"/>
          <w:szCs w:val="24"/>
          <w:cs/>
        </w:rPr>
        <w:t>ईति</w:t>
      </w:r>
      <w:r w:rsidR="00AA77C8">
        <w:rPr>
          <w:rFonts w:ascii="Kantipur" w:hAnsi="Kantipur" w:cs="Kalimati" w:hint="cs"/>
          <w:sz w:val="24"/>
          <w:szCs w:val="24"/>
          <w:cs/>
        </w:rPr>
        <w:t xml:space="preserve"> </w:t>
      </w:r>
      <w:r>
        <w:rPr>
          <w:rFonts w:ascii="Kantipur" w:hAnsi="Kantipur" w:cs="Kalimati" w:hint="cs"/>
          <w:sz w:val="24"/>
          <w:szCs w:val="24"/>
          <w:cs/>
        </w:rPr>
        <w:t>सम्बत् २०८०</w:t>
      </w:r>
      <w:r w:rsidRPr="000E47B2">
        <w:rPr>
          <w:rFonts w:ascii="Kantipur" w:hAnsi="Kantipur" w:cs="Kalimati" w:hint="cs"/>
          <w:sz w:val="24"/>
          <w:szCs w:val="24"/>
          <w:cs/>
        </w:rPr>
        <w:t xml:space="preserve"> साल </w:t>
      </w:r>
      <w:r w:rsidR="0017071D">
        <w:rPr>
          <w:rFonts w:ascii="Kantipur" w:hAnsi="Kantipur" w:cs="Kalimati" w:hint="cs"/>
          <w:sz w:val="24"/>
          <w:szCs w:val="24"/>
          <w:cs/>
        </w:rPr>
        <w:t>बैशाख १९</w:t>
      </w:r>
      <w:r w:rsidRPr="000E47B2">
        <w:rPr>
          <w:rFonts w:ascii="Kantipur" w:hAnsi="Kantipur" w:cs="Kalimati" w:hint="cs"/>
          <w:sz w:val="24"/>
          <w:szCs w:val="24"/>
          <w:cs/>
        </w:rPr>
        <w:t xml:space="preserve"> गते रोज </w:t>
      </w:r>
      <w:r w:rsidR="0017071D">
        <w:rPr>
          <w:rFonts w:ascii="Kantipur" w:hAnsi="Kantipur" w:cs="Kalimati" w:hint="cs"/>
          <w:sz w:val="24"/>
          <w:szCs w:val="24"/>
          <w:cs/>
        </w:rPr>
        <w:t>३</w:t>
      </w:r>
      <w:r>
        <w:rPr>
          <w:rFonts w:ascii="Kantipur" w:hAnsi="Kantipur" w:cs="Kalimati" w:hint="cs"/>
          <w:sz w:val="24"/>
          <w:szCs w:val="24"/>
          <w:cs/>
        </w:rPr>
        <w:t xml:space="preserve"> </w:t>
      </w:r>
      <w:r w:rsidRPr="000E47B2">
        <w:rPr>
          <w:rFonts w:ascii="Kantipur" w:hAnsi="Kantipur" w:cs="Kalimati" w:hint="cs"/>
          <w:sz w:val="24"/>
          <w:szCs w:val="24"/>
          <w:cs/>
        </w:rPr>
        <w:t>शुभम्.........................................</w:t>
      </w:r>
    </w:p>
    <w:p w:rsidR="00D41E34" w:rsidRDefault="00D41E34" w:rsidP="00D41E34">
      <w:pPr>
        <w:jc w:val="both"/>
        <w:rPr>
          <w:rFonts w:cs="Kalimati"/>
          <w:sz w:val="24"/>
          <w:szCs w:val="24"/>
        </w:rPr>
      </w:pPr>
    </w:p>
    <w:p w:rsidR="00675095" w:rsidRDefault="00675095" w:rsidP="00A00175">
      <w:pPr>
        <w:spacing w:after="0" w:line="240" w:lineRule="auto"/>
        <w:jc w:val="center"/>
        <w:rPr>
          <w:rFonts w:ascii="Utsaah" w:hAnsi="Utsaah" w:cs="Kalimati"/>
          <w:b/>
          <w:bCs/>
          <w:sz w:val="24"/>
          <w:szCs w:val="24"/>
        </w:rPr>
      </w:pPr>
    </w:p>
    <w:p w:rsidR="00675095" w:rsidRDefault="00675095" w:rsidP="00A00175">
      <w:pPr>
        <w:spacing w:after="0" w:line="240" w:lineRule="auto"/>
        <w:jc w:val="center"/>
        <w:rPr>
          <w:rFonts w:ascii="Utsaah" w:hAnsi="Utsaah" w:cs="Kalimati"/>
          <w:b/>
          <w:bCs/>
          <w:sz w:val="24"/>
          <w:szCs w:val="24"/>
        </w:rPr>
      </w:pPr>
    </w:p>
    <w:p w:rsidR="00D41E34" w:rsidRDefault="00D41E34" w:rsidP="00A00175">
      <w:pPr>
        <w:spacing w:after="0" w:line="240" w:lineRule="auto"/>
        <w:jc w:val="center"/>
        <w:rPr>
          <w:rFonts w:ascii="Utsaah" w:hAnsi="Utsaah" w:cs="Kalimati"/>
          <w:b/>
          <w:bCs/>
          <w:sz w:val="24"/>
          <w:szCs w:val="24"/>
        </w:rPr>
      </w:pPr>
    </w:p>
    <w:p w:rsidR="00D41E34" w:rsidRDefault="00D41E34" w:rsidP="00A00175">
      <w:pPr>
        <w:spacing w:after="0" w:line="240" w:lineRule="auto"/>
        <w:jc w:val="center"/>
        <w:rPr>
          <w:rFonts w:ascii="Utsaah" w:hAnsi="Utsaah" w:cs="Kalimati"/>
          <w:b/>
          <w:bCs/>
          <w:sz w:val="24"/>
          <w:szCs w:val="24"/>
        </w:rPr>
      </w:pPr>
    </w:p>
    <w:p w:rsidR="00D41E34" w:rsidRDefault="00D41E34" w:rsidP="00A00175">
      <w:pPr>
        <w:spacing w:after="0" w:line="240" w:lineRule="auto"/>
        <w:jc w:val="center"/>
        <w:rPr>
          <w:rFonts w:ascii="Utsaah" w:hAnsi="Utsaah" w:cs="Kalimati"/>
          <w:b/>
          <w:bCs/>
          <w:sz w:val="24"/>
          <w:szCs w:val="24"/>
        </w:rPr>
      </w:pPr>
    </w:p>
    <w:p w:rsidR="00D41E34" w:rsidRDefault="00D41E34" w:rsidP="00A00175">
      <w:pPr>
        <w:spacing w:after="0" w:line="240" w:lineRule="auto"/>
        <w:jc w:val="center"/>
        <w:rPr>
          <w:rFonts w:ascii="Utsaah" w:hAnsi="Utsaah" w:cs="Kalimati"/>
          <w:b/>
          <w:bCs/>
          <w:sz w:val="24"/>
          <w:szCs w:val="24"/>
        </w:rPr>
      </w:pPr>
    </w:p>
    <w:p w:rsidR="00D41E34" w:rsidRDefault="00D41E34" w:rsidP="00A00175">
      <w:pPr>
        <w:spacing w:after="0" w:line="240" w:lineRule="auto"/>
        <w:jc w:val="center"/>
        <w:rPr>
          <w:rFonts w:ascii="Utsaah" w:hAnsi="Utsaah" w:cs="Kalimati"/>
          <w:b/>
          <w:bCs/>
          <w:sz w:val="24"/>
          <w:szCs w:val="24"/>
        </w:rPr>
      </w:pPr>
    </w:p>
    <w:p w:rsidR="00D41E34" w:rsidRDefault="00D41E34" w:rsidP="00A00175">
      <w:pPr>
        <w:spacing w:after="0" w:line="240" w:lineRule="auto"/>
        <w:jc w:val="center"/>
        <w:rPr>
          <w:rFonts w:ascii="Utsaah" w:hAnsi="Utsaah" w:cs="Kalimati"/>
          <w:b/>
          <w:bCs/>
          <w:sz w:val="24"/>
          <w:szCs w:val="24"/>
        </w:rPr>
      </w:pPr>
    </w:p>
    <w:p w:rsidR="00D41E34" w:rsidRDefault="00D41E34" w:rsidP="00A00175">
      <w:pPr>
        <w:spacing w:after="0" w:line="240" w:lineRule="auto"/>
        <w:jc w:val="center"/>
        <w:rPr>
          <w:rFonts w:ascii="Utsaah" w:hAnsi="Utsaah" w:cs="Kalimati"/>
          <w:b/>
          <w:bCs/>
          <w:sz w:val="24"/>
          <w:szCs w:val="24"/>
        </w:rPr>
      </w:pPr>
    </w:p>
    <w:p w:rsidR="00D41E34" w:rsidRDefault="00D41E34" w:rsidP="00A00175">
      <w:pPr>
        <w:spacing w:after="0" w:line="240" w:lineRule="auto"/>
        <w:jc w:val="center"/>
        <w:rPr>
          <w:rFonts w:ascii="Utsaah" w:hAnsi="Utsaah" w:cs="Kalimati"/>
          <w:b/>
          <w:bCs/>
          <w:sz w:val="24"/>
          <w:szCs w:val="24"/>
        </w:rPr>
      </w:pPr>
    </w:p>
    <w:p w:rsidR="00D41E34" w:rsidRDefault="00D41E34" w:rsidP="00A00175">
      <w:pPr>
        <w:spacing w:after="0" w:line="240" w:lineRule="auto"/>
        <w:jc w:val="center"/>
        <w:rPr>
          <w:rFonts w:ascii="Utsaah" w:hAnsi="Utsaah" w:cs="Kalimati"/>
          <w:b/>
          <w:bCs/>
          <w:sz w:val="24"/>
          <w:szCs w:val="24"/>
        </w:rPr>
      </w:pPr>
    </w:p>
    <w:p w:rsidR="00D41E34" w:rsidRDefault="00D41E34" w:rsidP="00A00175">
      <w:pPr>
        <w:spacing w:after="0" w:line="240" w:lineRule="auto"/>
        <w:jc w:val="center"/>
        <w:rPr>
          <w:rFonts w:ascii="Utsaah" w:hAnsi="Utsaah" w:cs="Kalimati"/>
          <w:b/>
          <w:bCs/>
          <w:sz w:val="24"/>
          <w:szCs w:val="24"/>
        </w:rPr>
      </w:pPr>
    </w:p>
    <w:p w:rsidR="00D41E34" w:rsidRDefault="00D41E34" w:rsidP="00A00175">
      <w:pPr>
        <w:spacing w:after="0" w:line="240" w:lineRule="auto"/>
        <w:jc w:val="center"/>
        <w:rPr>
          <w:rFonts w:ascii="Utsaah" w:hAnsi="Utsaah" w:cs="Kalimati"/>
          <w:b/>
          <w:bCs/>
          <w:sz w:val="24"/>
          <w:szCs w:val="24"/>
        </w:rPr>
      </w:pPr>
    </w:p>
    <w:p w:rsidR="007D206E" w:rsidRDefault="007D206E" w:rsidP="00A00175">
      <w:pPr>
        <w:spacing w:after="0" w:line="240" w:lineRule="auto"/>
        <w:jc w:val="center"/>
        <w:rPr>
          <w:rFonts w:ascii="Utsaah" w:hAnsi="Utsaah" w:cs="Kalimati"/>
          <w:b/>
          <w:bCs/>
          <w:sz w:val="24"/>
          <w:szCs w:val="24"/>
        </w:rPr>
      </w:pPr>
    </w:p>
    <w:p w:rsidR="00A00175" w:rsidRPr="00695601" w:rsidRDefault="00A00175" w:rsidP="00A00175">
      <w:pPr>
        <w:spacing w:after="0" w:line="240" w:lineRule="auto"/>
        <w:jc w:val="center"/>
        <w:rPr>
          <w:rFonts w:ascii="Utsaah" w:hAnsi="Utsaah" w:cs="Kalimati"/>
          <w:b/>
          <w:bCs/>
          <w:sz w:val="23"/>
          <w:szCs w:val="23"/>
        </w:rPr>
      </w:pPr>
      <w:r w:rsidRPr="00695601">
        <w:rPr>
          <w:rFonts w:ascii="Utsaah" w:hAnsi="Utsaah" w:cs="Kalimati"/>
          <w:b/>
          <w:bCs/>
          <w:sz w:val="23"/>
          <w:szCs w:val="23"/>
          <w:cs/>
        </w:rPr>
        <w:t xml:space="preserve">श्री </w:t>
      </w:r>
    </w:p>
    <w:p w:rsidR="00A00175" w:rsidRPr="00D6062A" w:rsidRDefault="00A00175" w:rsidP="00A00175">
      <w:pPr>
        <w:spacing w:after="0" w:line="240" w:lineRule="auto"/>
        <w:jc w:val="center"/>
        <w:rPr>
          <w:rFonts w:ascii="Utsaah" w:hAnsi="Utsaah" w:cs="Kalimati"/>
          <w:b/>
          <w:bCs/>
          <w:sz w:val="35"/>
          <w:szCs w:val="35"/>
        </w:rPr>
      </w:pPr>
      <w:r w:rsidRPr="00D6062A">
        <w:rPr>
          <w:rFonts w:ascii="Utsaah" w:hAnsi="Utsaah" w:cs="Kalimati"/>
          <w:b/>
          <w:bCs/>
          <w:sz w:val="35"/>
          <w:szCs w:val="35"/>
          <w:cs/>
        </w:rPr>
        <w:t>कञ्चनपुर जिल्ला अदालत</w:t>
      </w:r>
    </w:p>
    <w:p w:rsidR="00A00175" w:rsidRPr="00695601" w:rsidRDefault="00A00175" w:rsidP="00A00175">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इजलास</w:t>
      </w:r>
    </w:p>
    <w:p w:rsidR="00A00175" w:rsidRPr="00695601" w:rsidRDefault="00A00175" w:rsidP="00A00175">
      <w:pPr>
        <w:spacing w:after="0" w:line="240" w:lineRule="auto"/>
        <w:jc w:val="center"/>
        <w:rPr>
          <w:rFonts w:ascii="Utsaah" w:hAnsi="Utsaah" w:cs="Kalimati"/>
          <w:sz w:val="23"/>
          <w:szCs w:val="23"/>
        </w:rPr>
      </w:pPr>
      <w:r w:rsidRPr="00695601">
        <w:rPr>
          <w:rFonts w:ascii="Utsaah" w:hAnsi="Utsaah" w:cs="Kalimati"/>
          <w:sz w:val="23"/>
          <w:szCs w:val="23"/>
          <w:cs/>
        </w:rPr>
        <w:t>माननीय जिल्ला न्यायाधीश श्री पदमराज पाण्डेय</w:t>
      </w:r>
    </w:p>
    <w:p w:rsidR="00A00175" w:rsidRPr="00695601" w:rsidRDefault="00A00175" w:rsidP="00A00175">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आदेश</w:t>
      </w:r>
    </w:p>
    <w:p w:rsidR="00A00175" w:rsidRPr="00D6062A" w:rsidRDefault="00D6062A" w:rsidP="00A00175">
      <w:pPr>
        <w:spacing w:after="0" w:line="240" w:lineRule="auto"/>
        <w:jc w:val="center"/>
        <w:rPr>
          <w:rFonts w:ascii="Utsaah" w:hAnsi="Utsaah" w:cs="Kalimati"/>
          <w:b/>
          <w:bCs/>
          <w:sz w:val="24"/>
          <w:szCs w:val="24"/>
        </w:rPr>
      </w:pPr>
      <w:r>
        <w:rPr>
          <w:rFonts w:ascii="Utsaah" w:hAnsi="Utsaah" w:cs="Kalimati"/>
          <w:b/>
          <w:bCs/>
          <w:sz w:val="24"/>
          <w:szCs w:val="24"/>
          <w:cs/>
        </w:rPr>
        <w:t xml:space="preserve">मुद्दा </w:t>
      </w:r>
      <w:r w:rsidRPr="00D6062A">
        <w:rPr>
          <w:rFonts w:ascii="Utsaah" w:hAnsi="Utsaah" w:cs="Kalimati"/>
          <w:b/>
          <w:bCs/>
          <w:sz w:val="26"/>
          <w:szCs w:val="26"/>
          <w:cs/>
        </w:rPr>
        <w:t>न</w:t>
      </w:r>
      <w:r>
        <w:rPr>
          <w:rFonts w:ascii="Utsaah" w:hAnsi="Utsaah" w:cs="Kalimati" w:hint="cs"/>
          <w:b/>
          <w:bCs/>
          <w:sz w:val="26"/>
          <w:szCs w:val="26"/>
          <w:cs/>
        </w:rPr>
        <w:t>ं.</w:t>
      </w:r>
      <w:r w:rsidR="00A00175" w:rsidRPr="00D6062A">
        <w:rPr>
          <w:rFonts w:ascii="Utsaah" w:hAnsi="Utsaah" w:cs="Kalimati"/>
          <w:b/>
          <w:bCs/>
          <w:sz w:val="26"/>
          <w:szCs w:val="26"/>
          <w:cs/>
        </w:rPr>
        <w:t>०७</w:t>
      </w:r>
      <w:r w:rsidR="00A00175" w:rsidRPr="00D6062A">
        <w:rPr>
          <w:rFonts w:ascii="Utsaah" w:hAnsi="Utsaah" w:cs="Kalimati" w:hint="cs"/>
          <w:b/>
          <w:bCs/>
          <w:sz w:val="26"/>
          <w:szCs w:val="26"/>
          <w:cs/>
        </w:rPr>
        <w:t>९</w:t>
      </w:r>
      <w:r w:rsidR="00A00175" w:rsidRPr="00D6062A">
        <w:rPr>
          <w:rFonts w:ascii="Utsaah" w:hAnsi="Utsaah" w:cs="Kalimati"/>
          <w:b/>
          <w:bCs/>
          <w:sz w:val="24"/>
          <w:szCs w:val="24"/>
          <w:cs/>
        </w:rPr>
        <w:t>-</w:t>
      </w:r>
      <w:r w:rsidR="00A00175" w:rsidRPr="00D6062A">
        <w:rPr>
          <w:rFonts w:ascii="Utsaah" w:hAnsi="Utsaah" w:cs="Kalimati"/>
          <w:b/>
          <w:bCs/>
          <w:sz w:val="32"/>
          <w:szCs w:val="32"/>
        </w:rPr>
        <w:t>CP</w:t>
      </w:r>
      <w:r w:rsidR="00A00175" w:rsidRPr="00D6062A">
        <w:rPr>
          <w:rFonts w:ascii="Utsaah" w:hAnsi="Utsaah" w:cs="Kalimati"/>
          <w:b/>
          <w:bCs/>
          <w:sz w:val="24"/>
          <w:szCs w:val="24"/>
          <w:cs/>
        </w:rPr>
        <w:t>-०</w:t>
      </w:r>
      <w:r w:rsidR="00CA2071" w:rsidRPr="00D6062A">
        <w:rPr>
          <w:rFonts w:ascii="Utsaah" w:hAnsi="Utsaah" w:cs="Kalimati" w:hint="cs"/>
          <w:b/>
          <w:bCs/>
          <w:sz w:val="24"/>
          <w:szCs w:val="24"/>
          <w:cs/>
        </w:rPr>
        <w:t>१७७</w:t>
      </w:r>
    </w:p>
    <w:p w:rsidR="00A00175" w:rsidRPr="009965CB" w:rsidRDefault="00A00175" w:rsidP="00A00175">
      <w:pPr>
        <w:spacing w:after="0" w:line="240" w:lineRule="auto"/>
        <w:jc w:val="center"/>
        <w:rPr>
          <w:rFonts w:ascii="Utsaah" w:hAnsi="Utsaah" w:cs="Kalimati"/>
          <w:b/>
          <w:bCs/>
          <w:sz w:val="28"/>
          <w:szCs w:val="28"/>
          <w:u w:val="single"/>
        </w:rPr>
      </w:pPr>
    </w:p>
    <w:p w:rsidR="00A00175" w:rsidRPr="00695601" w:rsidRDefault="00CA2071" w:rsidP="00A00175">
      <w:pPr>
        <w:spacing w:after="0" w:line="240" w:lineRule="auto"/>
        <w:jc w:val="both"/>
        <w:rPr>
          <w:rFonts w:ascii="Utsaah" w:hAnsi="Utsaah" w:cs="Kalimati"/>
          <w:sz w:val="23"/>
          <w:szCs w:val="23"/>
        </w:rPr>
      </w:pPr>
      <w:r>
        <w:rPr>
          <w:rFonts w:ascii="Utsaah" w:hAnsi="Utsaah" w:cs="Kalimati" w:hint="cs"/>
          <w:sz w:val="23"/>
          <w:szCs w:val="23"/>
          <w:cs/>
        </w:rPr>
        <w:t>सानिया तामाङ समेत</w:t>
      </w:r>
      <w:r w:rsidR="00BF1AAD">
        <w:rPr>
          <w:rFonts w:ascii="Utsaah" w:hAnsi="Utsaah" w:cs="Kalimati" w:hint="cs"/>
          <w:sz w:val="23"/>
          <w:szCs w:val="23"/>
          <w:cs/>
        </w:rPr>
        <w:t>......</w:t>
      </w:r>
      <w:r w:rsidR="00A00175" w:rsidRPr="00695601">
        <w:rPr>
          <w:rFonts w:ascii="Utsaah" w:hAnsi="Utsaah" w:cs="Kalimati"/>
          <w:sz w:val="23"/>
          <w:szCs w:val="23"/>
          <w:cs/>
        </w:rPr>
        <w:t>............</w:t>
      </w:r>
      <w:r w:rsidR="00A00175" w:rsidRPr="00695601">
        <w:rPr>
          <w:rFonts w:ascii="Utsaah" w:hAnsi="Utsaah" w:cs="Kalimati" w:hint="cs"/>
          <w:sz w:val="23"/>
          <w:szCs w:val="23"/>
          <w:cs/>
        </w:rPr>
        <w:t>......</w:t>
      </w:r>
      <w:r w:rsidR="00A00175" w:rsidRPr="00695601">
        <w:rPr>
          <w:rFonts w:ascii="Utsaah" w:hAnsi="Utsaah" w:cs="Kalimati"/>
          <w:sz w:val="23"/>
          <w:szCs w:val="23"/>
          <w:cs/>
        </w:rPr>
        <w:t>.................................................................बादी</w:t>
      </w:r>
    </w:p>
    <w:p w:rsidR="00A00175" w:rsidRPr="00695601" w:rsidRDefault="00A00175" w:rsidP="00A00175">
      <w:pPr>
        <w:spacing w:after="0" w:line="240" w:lineRule="auto"/>
        <w:jc w:val="center"/>
        <w:rPr>
          <w:rFonts w:ascii="Utsaah" w:hAnsi="Utsaah" w:cs="Kalimati"/>
          <w:b/>
          <w:bCs/>
          <w:sz w:val="23"/>
          <w:szCs w:val="23"/>
          <w:u w:val="single"/>
        </w:rPr>
      </w:pPr>
      <w:r w:rsidRPr="00695601">
        <w:rPr>
          <w:rFonts w:ascii="Utsaah" w:hAnsi="Utsaah" w:cs="Kalimati"/>
          <w:b/>
          <w:bCs/>
          <w:sz w:val="23"/>
          <w:szCs w:val="23"/>
          <w:u w:val="single"/>
          <w:cs/>
        </w:rPr>
        <w:t>बिरुद्ध</w:t>
      </w:r>
    </w:p>
    <w:p w:rsidR="00A00175" w:rsidRPr="00695601" w:rsidRDefault="00CA2071" w:rsidP="00A00175">
      <w:pPr>
        <w:spacing w:after="0" w:line="240" w:lineRule="auto"/>
        <w:jc w:val="both"/>
        <w:rPr>
          <w:rFonts w:ascii="Utsaah" w:hAnsi="Utsaah" w:cs="Kalimati"/>
          <w:sz w:val="23"/>
          <w:szCs w:val="23"/>
        </w:rPr>
      </w:pPr>
      <w:r>
        <w:rPr>
          <w:rFonts w:ascii="Utsaah" w:hAnsi="Utsaah" w:cs="Kalimati" w:hint="cs"/>
          <w:sz w:val="23"/>
          <w:szCs w:val="23"/>
          <w:cs/>
        </w:rPr>
        <w:t>आईती कुमारी तामङ</w:t>
      </w:r>
      <w:r w:rsidR="00A00175" w:rsidRPr="00695601">
        <w:rPr>
          <w:rFonts w:ascii="Utsaah" w:hAnsi="Utsaah" w:cs="Kalimati" w:hint="cs"/>
          <w:sz w:val="23"/>
          <w:szCs w:val="23"/>
          <w:cs/>
        </w:rPr>
        <w:t xml:space="preserve"> समेत</w:t>
      </w:r>
      <w:r w:rsidR="00A00175" w:rsidRPr="00695601">
        <w:rPr>
          <w:rFonts w:ascii="Utsaah" w:hAnsi="Utsaah" w:cs="Kalimati"/>
          <w:sz w:val="23"/>
          <w:szCs w:val="23"/>
          <w:cs/>
        </w:rPr>
        <w:t>..</w:t>
      </w:r>
      <w:r w:rsidR="00A00175" w:rsidRPr="00695601">
        <w:rPr>
          <w:rFonts w:ascii="Utsaah" w:hAnsi="Utsaah" w:cs="Kalimati"/>
          <w:sz w:val="23"/>
          <w:szCs w:val="23"/>
        </w:rPr>
        <w:t>.</w:t>
      </w:r>
      <w:r w:rsidR="00A00175" w:rsidRPr="00695601">
        <w:rPr>
          <w:rFonts w:ascii="Utsaah" w:hAnsi="Utsaah" w:cs="Kalimati" w:hint="cs"/>
          <w:sz w:val="23"/>
          <w:szCs w:val="23"/>
          <w:cs/>
        </w:rPr>
        <w:t>..................................................................................प्रतिबादी</w:t>
      </w:r>
    </w:p>
    <w:p w:rsidR="00A00175" w:rsidRDefault="00A00175" w:rsidP="00A00175">
      <w:pPr>
        <w:spacing w:after="0" w:line="240" w:lineRule="auto"/>
        <w:jc w:val="center"/>
        <w:rPr>
          <w:rFonts w:ascii="Utsaah" w:hAnsi="Utsaah" w:cs="Kalimati"/>
          <w:sz w:val="23"/>
          <w:szCs w:val="23"/>
        </w:rPr>
      </w:pPr>
      <w:r w:rsidRPr="00695601">
        <w:rPr>
          <w:rFonts w:ascii="Utsaah" w:hAnsi="Utsaah" w:cs="Kalimati"/>
          <w:sz w:val="23"/>
          <w:szCs w:val="23"/>
          <w:cs/>
        </w:rPr>
        <w:t>मुद्दाः-</w:t>
      </w:r>
      <w:r w:rsidRPr="00695601">
        <w:rPr>
          <w:rFonts w:ascii="Utsaah" w:hAnsi="Utsaah" w:cs="Kalimati" w:hint="cs"/>
          <w:sz w:val="23"/>
          <w:szCs w:val="23"/>
          <w:cs/>
        </w:rPr>
        <w:t xml:space="preserve"> अंश</w:t>
      </w:r>
      <w:r w:rsidR="00CA2071">
        <w:rPr>
          <w:rFonts w:ascii="Utsaah" w:hAnsi="Utsaah" w:cs="Kalimati" w:hint="cs"/>
          <w:sz w:val="23"/>
          <w:szCs w:val="23"/>
          <w:cs/>
        </w:rPr>
        <w:t>बण्डा गारई पाउ</w:t>
      </w:r>
      <w:r w:rsidRPr="00695601">
        <w:rPr>
          <w:rFonts w:ascii="Utsaah" w:hAnsi="Utsaah" w:cs="Kalimati" w:hint="cs"/>
          <w:sz w:val="23"/>
          <w:szCs w:val="23"/>
          <w:cs/>
        </w:rPr>
        <w:t xml:space="preserve"> ।</w:t>
      </w:r>
    </w:p>
    <w:p w:rsidR="00A00175" w:rsidRDefault="000850B0" w:rsidP="00C5153F">
      <w:pPr>
        <w:spacing w:after="0"/>
        <w:ind w:firstLine="720"/>
        <w:jc w:val="both"/>
        <w:rPr>
          <w:rFonts w:ascii="Utsaah" w:hAnsi="Utsaah" w:cs="Kalimati"/>
          <w:sz w:val="24"/>
          <w:szCs w:val="24"/>
        </w:rPr>
      </w:pPr>
      <w:r>
        <w:rPr>
          <w:rFonts w:ascii="Utsaah" w:hAnsi="Utsaah" w:cs="Kalimati"/>
          <w:sz w:val="24"/>
          <w:szCs w:val="24"/>
          <w:cs/>
        </w:rPr>
        <w:t xml:space="preserve"> </w:t>
      </w:r>
      <w:r w:rsidR="00A00175" w:rsidRPr="000E47B2">
        <w:rPr>
          <w:rFonts w:ascii="Utsaah" w:hAnsi="Utsaah" w:cs="Kalimati"/>
          <w:sz w:val="24"/>
          <w:szCs w:val="24"/>
          <w:cs/>
        </w:rPr>
        <w:t>यसमा</w:t>
      </w:r>
      <w:r w:rsidR="00A00175" w:rsidRPr="000E47B2">
        <w:rPr>
          <w:rFonts w:ascii="Utsaah" w:hAnsi="Utsaah" w:cs="Kalimati" w:hint="cs"/>
          <w:sz w:val="24"/>
          <w:szCs w:val="24"/>
          <w:cs/>
        </w:rPr>
        <w:t xml:space="preserve"> </w:t>
      </w:r>
      <w:r w:rsidR="0088767B" w:rsidRPr="000E47B2">
        <w:rPr>
          <w:rFonts w:ascii="Utsaah" w:hAnsi="Utsaah" w:cs="Kalimati" w:hint="cs"/>
          <w:sz w:val="24"/>
          <w:szCs w:val="24"/>
          <w:cs/>
        </w:rPr>
        <w:t>फिराद</w:t>
      </w:r>
      <w:r w:rsidR="00675095">
        <w:rPr>
          <w:rFonts w:ascii="Utsaah" w:hAnsi="Utsaah" w:cs="Kalimati" w:hint="cs"/>
          <w:sz w:val="24"/>
          <w:szCs w:val="24"/>
          <w:cs/>
        </w:rPr>
        <w:t xml:space="preserve"> </w:t>
      </w:r>
      <w:r w:rsidR="0088767B" w:rsidRPr="000E47B2">
        <w:rPr>
          <w:rFonts w:ascii="Utsaah" w:hAnsi="Utsaah" w:cs="Kalimati" w:hint="cs"/>
          <w:sz w:val="24"/>
          <w:szCs w:val="24"/>
          <w:cs/>
        </w:rPr>
        <w:t xml:space="preserve">पत्रको प्रकरण </w:t>
      </w:r>
      <w:r w:rsidR="00675095">
        <w:rPr>
          <w:rFonts w:ascii="Utsaah" w:hAnsi="Utsaah" w:cs="Kalimati" w:hint="cs"/>
          <w:sz w:val="24"/>
          <w:szCs w:val="24"/>
          <w:cs/>
        </w:rPr>
        <w:t>(</w:t>
      </w:r>
      <w:r w:rsidR="00CA2071">
        <w:rPr>
          <w:rFonts w:ascii="Utsaah" w:hAnsi="Utsaah" w:cs="Kalimati" w:hint="cs"/>
          <w:sz w:val="24"/>
          <w:szCs w:val="24"/>
          <w:cs/>
        </w:rPr>
        <w:t>ख</w:t>
      </w:r>
      <w:r w:rsidR="00675095">
        <w:rPr>
          <w:rFonts w:ascii="Utsaah" w:hAnsi="Utsaah" w:cs="Kalimati" w:hint="cs"/>
          <w:sz w:val="24"/>
          <w:szCs w:val="24"/>
          <w:cs/>
        </w:rPr>
        <w:t>)</w:t>
      </w:r>
      <w:r w:rsidR="0088767B" w:rsidRPr="000E47B2">
        <w:rPr>
          <w:rFonts w:ascii="Utsaah" w:hAnsi="Utsaah" w:cs="Kalimati" w:hint="cs"/>
          <w:sz w:val="24"/>
          <w:szCs w:val="24"/>
          <w:cs/>
        </w:rPr>
        <w:t xml:space="preserve"> मा </w:t>
      </w:r>
      <w:r w:rsidR="00CA2071">
        <w:rPr>
          <w:rFonts w:ascii="Utsaah" w:hAnsi="Utsaah" w:cs="Kalimati" w:hint="cs"/>
          <w:sz w:val="24"/>
          <w:szCs w:val="24"/>
          <w:cs/>
        </w:rPr>
        <w:t>हामी मुल अंशीयारहरु बाबु फैरु तामाङ</w:t>
      </w:r>
      <w:r w:rsidR="003A3F6D">
        <w:rPr>
          <w:rFonts w:ascii="Utsaah" w:hAnsi="Utsaah" w:cs="Kalimati"/>
          <w:sz w:val="24"/>
          <w:szCs w:val="24"/>
        </w:rPr>
        <w:t>,</w:t>
      </w:r>
      <w:r w:rsidR="00CA2071">
        <w:rPr>
          <w:rFonts w:ascii="Utsaah" w:hAnsi="Utsaah" w:cs="Kalimati" w:hint="cs"/>
          <w:sz w:val="24"/>
          <w:szCs w:val="24"/>
          <w:cs/>
        </w:rPr>
        <w:t xml:space="preserve"> आमा आईती कुमारी तामाङ</w:t>
      </w:r>
      <w:r w:rsidR="003A3F6D">
        <w:rPr>
          <w:rFonts w:ascii="Utsaah" w:hAnsi="Utsaah" w:cs="Kalimati"/>
          <w:sz w:val="24"/>
          <w:szCs w:val="24"/>
        </w:rPr>
        <w:t>,</w:t>
      </w:r>
      <w:r w:rsidR="00CA2071">
        <w:rPr>
          <w:rFonts w:ascii="Utsaah" w:hAnsi="Utsaah" w:cs="Kalimati" w:hint="cs"/>
          <w:sz w:val="24"/>
          <w:szCs w:val="24"/>
          <w:cs/>
        </w:rPr>
        <w:t xml:space="preserve"> कान्छा भाई आकाश तामाङ हामी फिरादीहरु सन्देश लोप्‍चन तामाङ</w:t>
      </w:r>
      <w:r w:rsidR="003A3F6D">
        <w:rPr>
          <w:rFonts w:ascii="Utsaah" w:hAnsi="Utsaah" w:cs="Kalimati"/>
          <w:sz w:val="24"/>
          <w:szCs w:val="24"/>
        </w:rPr>
        <w:t>,</w:t>
      </w:r>
      <w:r w:rsidR="00CA2071">
        <w:rPr>
          <w:rFonts w:ascii="Utsaah" w:hAnsi="Utsaah" w:cs="Kalimati" w:hint="cs"/>
          <w:sz w:val="24"/>
          <w:szCs w:val="24"/>
          <w:cs/>
        </w:rPr>
        <w:t xml:space="preserve"> सानिया तामाङ र जेठो दाजु यम बहादुर तामाङ समेत गरी जम्मा ६ जना अंश</w:t>
      </w:r>
      <w:r w:rsidR="00D6062A">
        <w:rPr>
          <w:rFonts w:ascii="Utsaah" w:hAnsi="Utsaah" w:cs="Kalimati" w:hint="cs"/>
          <w:sz w:val="24"/>
          <w:szCs w:val="24"/>
          <w:cs/>
        </w:rPr>
        <w:t>ि</w:t>
      </w:r>
      <w:r w:rsidR="00CA2071">
        <w:rPr>
          <w:rFonts w:ascii="Utsaah" w:hAnsi="Utsaah" w:cs="Kalimati" w:hint="cs"/>
          <w:sz w:val="24"/>
          <w:szCs w:val="24"/>
          <w:cs/>
        </w:rPr>
        <w:t>यार रहेको</w:t>
      </w:r>
      <w:r w:rsidR="00FB4596">
        <w:rPr>
          <w:rFonts w:ascii="Utsaah" w:hAnsi="Utsaah" w:cs="Kalimati" w:hint="cs"/>
          <w:sz w:val="24"/>
          <w:szCs w:val="24"/>
          <w:cs/>
        </w:rPr>
        <w:t xml:space="preserve"> भनी उलेख गरेको </w:t>
      </w:r>
      <w:r w:rsidR="0088767B" w:rsidRPr="000E47B2">
        <w:rPr>
          <w:rFonts w:ascii="Utsaah" w:hAnsi="Utsaah" w:cs="Kalimati" w:hint="cs"/>
          <w:sz w:val="24"/>
          <w:szCs w:val="24"/>
          <w:cs/>
        </w:rPr>
        <w:t xml:space="preserve">तर </w:t>
      </w:r>
      <w:r w:rsidR="00CA2071">
        <w:rPr>
          <w:rFonts w:ascii="Utsaah" w:hAnsi="Utsaah" w:cs="Kalimati" w:hint="cs"/>
          <w:sz w:val="24"/>
          <w:szCs w:val="24"/>
          <w:cs/>
        </w:rPr>
        <w:t>यम बहादुर तामाङ</w:t>
      </w:r>
      <w:r w:rsidR="0088767B" w:rsidRPr="000E47B2">
        <w:rPr>
          <w:rFonts w:ascii="Utsaah" w:hAnsi="Utsaah" w:cs="Kalimati" w:hint="cs"/>
          <w:sz w:val="24"/>
          <w:szCs w:val="24"/>
          <w:cs/>
        </w:rPr>
        <w:t xml:space="preserve">लाई प्रतिवादी </w:t>
      </w:r>
      <w:r w:rsidR="00FB4596">
        <w:rPr>
          <w:rFonts w:ascii="Utsaah" w:hAnsi="Utsaah" w:cs="Kalimati" w:hint="cs"/>
          <w:sz w:val="24"/>
          <w:szCs w:val="24"/>
          <w:cs/>
        </w:rPr>
        <w:t>न</w:t>
      </w:r>
      <w:r w:rsidR="0088767B" w:rsidRPr="000E47B2">
        <w:rPr>
          <w:rFonts w:ascii="Utsaah" w:hAnsi="Utsaah" w:cs="Kalimati" w:hint="cs"/>
          <w:sz w:val="24"/>
          <w:szCs w:val="24"/>
          <w:cs/>
        </w:rPr>
        <w:t xml:space="preserve">बनाएको </w:t>
      </w:r>
      <w:r w:rsidR="00675095">
        <w:rPr>
          <w:rFonts w:ascii="Utsaah" w:hAnsi="Utsaah" w:cs="Kalimati" w:hint="cs"/>
          <w:sz w:val="24"/>
          <w:szCs w:val="24"/>
          <w:cs/>
        </w:rPr>
        <w:t>तथा</w:t>
      </w:r>
      <w:r w:rsidR="00A00175" w:rsidRPr="000E47B2">
        <w:rPr>
          <w:rFonts w:ascii="Utsaah" w:hAnsi="Utsaah" w:cs="Kalimati" w:hint="cs"/>
          <w:sz w:val="24"/>
          <w:szCs w:val="24"/>
          <w:cs/>
        </w:rPr>
        <w:t xml:space="preserve"> </w:t>
      </w:r>
      <w:r w:rsidR="0088767B" w:rsidRPr="000E47B2">
        <w:rPr>
          <w:rFonts w:ascii="Utsaah" w:hAnsi="Utsaah" w:cs="Kalimati" w:hint="cs"/>
          <w:sz w:val="24"/>
          <w:szCs w:val="24"/>
          <w:cs/>
        </w:rPr>
        <w:t xml:space="preserve">निज </w:t>
      </w:r>
      <w:r w:rsidR="00CA2071">
        <w:rPr>
          <w:rFonts w:ascii="Utsaah" w:hAnsi="Utsaah" w:cs="Kalimati" w:hint="cs"/>
          <w:sz w:val="24"/>
          <w:szCs w:val="24"/>
          <w:cs/>
        </w:rPr>
        <w:t>यम बहादुर तामाङ</w:t>
      </w:r>
      <w:r w:rsidR="00A00175" w:rsidRPr="000E47B2">
        <w:rPr>
          <w:rFonts w:ascii="Utsaah" w:hAnsi="Utsaah" w:cs="Kalimati" w:hint="cs"/>
          <w:sz w:val="24"/>
          <w:szCs w:val="24"/>
          <w:cs/>
        </w:rPr>
        <w:t xml:space="preserve">लाई </w:t>
      </w:r>
      <w:r w:rsidR="00C5153F">
        <w:rPr>
          <w:rFonts w:ascii="Utsaah" w:hAnsi="Utsaah" w:cs="Kalimati" w:hint="cs"/>
          <w:sz w:val="24"/>
          <w:szCs w:val="24"/>
          <w:cs/>
        </w:rPr>
        <w:t xml:space="preserve">अंशियार गणना गरी </w:t>
      </w:r>
      <w:r w:rsidR="00CA2071">
        <w:rPr>
          <w:rFonts w:ascii="Utsaah" w:hAnsi="Utsaah" w:cs="Kalimati" w:hint="cs"/>
          <w:sz w:val="24"/>
          <w:szCs w:val="24"/>
          <w:cs/>
        </w:rPr>
        <w:t>छ</w:t>
      </w:r>
      <w:r w:rsidR="00C5153F">
        <w:rPr>
          <w:rFonts w:ascii="Utsaah" w:hAnsi="Utsaah" w:cs="Kalimati" w:hint="cs"/>
          <w:sz w:val="24"/>
          <w:szCs w:val="24"/>
          <w:cs/>
        </w:rPr>
        <w:t xml:space="preserve"> भागको एक भाग अंश पाउँ भन्ने फिराद दावी रहेको</w:t>
      </w:r>
      <w:r w:rsidR="00D6062A">
        <w:rPr>
          <w:rFonts w:ascii="Utsaah" w:hAnsi="Utsaah" w:cs="Kalimati" w:hint="cs"/>
          <w:sz w:val="24"/>
          <w:szCs w:val="24"/>
          <w:cs/>
        </w:rPr>
        <w:t>ले</w:t>
      </w:r>
      <w:r w:rsidR="00C5153F">
        <w:rPr>
          <w:rFonts w:ascii="Utsaah" w:hAnsi="Utsaah" w:cs="Kalimati" w:hint="cs"/>
          <w:sz w:val="24"/>
          <w:szCs w:val="24"/>
          <w:cs/>
        </w:rPr>
        <w:t xml:space="preserve"> निज </w:t>
      </w:r>
      <w:r w:rsidR="00CA2071">
        <w:rPr>
          <w:rFonts w:ascii="Utsaah" w:hAnsi="Utsaah" w:cs="Kalimati" w:hint="cs"/>
          <w:sz w:val="24"/>
          <w:szCs w:val="24"/>
          <w:cs/>
        </w:rPr>
        <w:t>यम बहादुर तामाङ</w:t>
      </w:r>
      <w:r w:rsidR="00C5153F">
        <w:rPr>
          <w:rFonts w:ascii="Utsaah" w:hAnsi="Utsaah" w:cs="Kalimati" w:hint="cs"/>
          <w:sz w:val="24"/>
          <w:szCs w:val="24"/>
          <w:cs/>
        </w:rPr>
        <w:t xml:space="preserve">लाई </w:t>
      </w:r>
      <w:r w:rsidR="00A00175" w:rsidRPr="000E47B2">
        <w:rPr>
          <w:rFonts w:ascii="Utsaah" w:hAnsi="Utsaah" w:cs="Kalimati" w:hint="cs"/>
          <w:sz w:val="24"/>
          <w:szCs w:val="24"/>
          <w:cs/>
        </w:rPr>
        <w:t>बुझ्नु</w:t>
      </w:r>
      <w:r w:rsidR="00C5153F">
        <w:rPr>
          <w:rFonts w:ascii="Utsaah" w:hAnsi="Utsaah" w:cs="Kalimati" w:hint="cs"/>
          <w:sz w:val="24"/>
          <w:szCs w:val="24"/>
          <w:cs/>
        </w:rPr>
        <w:t xml:space="preserve"> </w:t>
      </w:r>
      <w:r w:rsidR="00A00175" w:rsidRPr="000E47B2">
        <w:rPr>
          <w:rFonts w:ascii="Utsaah" w:hAnsi="Utsaah" w:cs="Kalimati" w:hint="cs"/>
          <w:sz w:val="24"/>
          <w:szCs w:val="24"/>
          <w:cs/>
        </w:rPr>
        <w:t xml:space="preserve">पर्ने देखिएकोले बादीको कागज गरी निज </w:t>
      </w:r>
      <w:r w:rsidR="00CA2071">
        <w:rPr>
          <w:rFonts w:ascii="Utsaah" w:hAnsi="Utsaah" w:cs="Kalimati" w:hint="cs"/>
          <w:sz w:val="24"/>
          <w:szCs w:val="24"/>
          <w:cs/>
        </w:rPr>
        <w:t>यम बहादुर तामाङको</w:t>
      </w:r>
      <w:r w:rsidR="00A00175" w:rsidRPr="000E47B2">
        <w:rPr>
          <w:rFonts w:ascii="Utsaah" w:hAnsi="Utsaah" w:cs="Kalimati" w:hint="cs"/>
          <w:sz w:val="24"/>
          <w:szCs w:val="24"/>
          <w:cs/>
        </w:rPr>
        <w:t xml:space="preserve"> वतन खुलाउन लगाई मुलुकी देवानी कार्यविधि संहिता</w:t>
      </w:r>
      <w:r w:rsidR="00A00175" w:rsidRPr="000E47B2">
        <w:rPr>
          <w:rFonts w:ascii="Utsaah" w:hAnsi="Utsaah" w:cs="Kalimati"/>
          <w:sz w:val="24"/>
          <w:szCs w:val="24"/>
        </w:rPr>
        <w:t>,</w:t>
      </w:r>
      <w:r w:rsidR="00675095">
        <w:rPr>
          <w:rFonts w:ascii="Utsaah" w:hAnsi="Utsaah" w:cs="Kalimati" w:hint="cs"/>
          <w:sz w:val="24"/>
          <w:szCs w:val="24"/>
          <w:cs/>
        </w:rPr>
        <w:t xml:space="preserve"> </w:t>
      </w:r>
      <w:r w:rsidR="00A00175" w:rsidRPr="000E47B2">
        <w:rPr>
          <w:rFonts w:ascii="Utsaah" w:hAnsi="Utsaah" w:cs="Kalimati" w:hint="cs"/>
          <w:sz w:val="24"/>
          <w:szCs w:val="24"/>
          <w:cs/>
        </w:rPr>
        <w:t>२०७४ को दफा १२३ बमोजिम निजको नाउमा सात दिने म्याद जारी गरी उपस्थित भए बयानको लागि इजलास समक्ष पेश गर्नु</w:t>
      </w:r>
      <w:r w:rsidR="00675095">
        <w:rPr>
          <w:rFonts w:ascii="Utsaah" w:hAnsi="Utsaah" w:cs="Kalimati" w:hint="cs"/>
          <w:sz w:val="24"/>
          <w:szCs w:val="24"/>
          <w:cs/>
        </w:rPr>
        <w:t xml:space="preserve"> र</w:t>
      </w:r>
      <w:r w:rsidR="0088767B" w:rsidRPr="000E47B2">
        <w:rPr>
          <w:rFonts w:ascii="Utsaah" w:hAnsi="Utsaah" w:cs="Kalimati" w:hint="cs"/>
          <w:sz w:val="24"/>
          <w:szCs w:val="24"/>
          <w:cs/>
        </w:rPr>
        <w:t xml:space="preserve"> निज</w:t>
      </w:r>
      <w:r w:rsidR="00D6062A">
        <w:rPr>
          <w:rFonts w:ascii="Utsaah" w:hAnsi="Utsaah" w:cs="Kalimati" w:hint="cs"/>
          <w:sz w:val="24"/>
          <w:szCs w:val="24"/>
          <w:cs/>
        </w:rPr>
        <w:t xml:space="preserve">को बयानबाट निज </w:t>
      </w:r>
      <w:r w:rsidR="0088767B" w:rsidRPr="000E47B2">
        <w:rPr>
          <w:rFonts w:ascii="Utsaah" w:hAnsi="Utsaah" w:cs="Kalimati" w:hint="cs"/>
          <w:sz w:val="24"/>
          <w:szCs w:val="24"/>
          <w:cs/>
        </w:rPr>
        <w:t>अंश</w:t>
      </w:r>
      <w:r w:rsidR="00D6062A">
        <w:rPr>
          <w:rFonts w:ascii="Utsaah" w:hAnsi="Utsaah" w:cs="Kalimati" w:hint="cs"/>
          <w:sz w:val="24"/>
          <w:szCs w:val="24"/>
          <w:cs/>
        </w:rPr>
        <w:t>ि</w:t>
      </w:r>
      <w:r w:rsidR="0088767B" w:rsidRPr="000E47B2">
        <w:rPr>
          <w:rFonts w:ascii="Utsaah" w:hAnsi="Utsaah" w:cs="Kalimati" w:hint="cs"/>
          <w:sz w:val="24"/>
          <w:szCs w:val="24"/>
          <w:cs/>
        </w:rPr>
        <w:t xml:space="preserve">यार रहेको </w:t>
      </w:r>
      <w:r w:rsidR="00D6062A">
        <w:rPr>
          <w:rFonts w:ascii="Utsaah" w:hAnsi="Utsaah" w:cs="Kalimati" w:hint="cs"/>
          <w:sz w:val="24"/>
          <w:szCs w:val="24"/>
          <w:cs/>
        </w:rPr>
        <w:t>देखिँएमा</w:t>
      </w:r>
      <w:r w:rsidR="00D45B5C">
        <w:rPr>
          <w:rFonts w:ascii="Utsaah" w:hAnsi="Utsaah" w:cs="Kalimati" w:hint="cs"/>
          <w:sz w:val="24"/>
          <w:szCs w:val="24"/>
          <w:cs/>
        </w:rPr>
        <w:t xml:space="preserve"> निजलाई </w:t>
      </w:r>
      <w:r w:rsidR="00D6062A">
        <w:rPr>
          <w:rFonts w:ascii="Utsaah" w:hAnsi="Utsaah" w:cs="Kalimati" w:hint="cs"/>
          <w:sz w:val="24"/>
          <w:szCs w:val="24"/>
          <w:cs/>
        </w:rPr>
        <w:t xml:space="preserve">कारणी सरह </w:t>
      </w:r>
      <w:r w:rsidR="00D45B5C">
        <w:rPr>
          <w:rFonts w:ascii="Utsaah" w:hAnsi="Utsaah" w:cs="Kalimati" w:hint="cs"/>
          <w:sz w:val="24"/>
          <w:szCs w:val="24"/>
          <w:cs/>
        </w:rPr>
        <w:t>तारेखमा राख्‍नू</w:t>
      </w:r>
      <w:r w:rsidR="00A00175" w:rsidRPr="000E47B2">
        <w:rPr>
          <w:rFonts w:ascii="Utsaah" w:hAnsi="Utsaah" w:cs="Kalimati" w:hint="cs"/>
          <w:sz w:val="24"/>
          <w:szCs w:val="24"/>
          <w:cs/>
        </w:rPr>
        <w:t>।</w:t>
      </w:r>
    </w:p>
    <w:p w:rsidR="00D6062A" w:rsidRPr="000E47B2" w:rsidRDefault="00D6062A" w:rsidP="00C5153F">
      <w:pPr>
        <w:spacing w:after="0"/>
        <w:ind w:firstLine="720"/>
        <w:jc w:val="both"/>
        <w:rPr>
          <w:rFonts w:ascii="Utsaah" w:hAnsi="Utsaah" w:cs="Kalimati"/>
          <w:sz w:val="24"/>
          <w:szCs w:val="24"/>
        </w:rPr>
      </w:pPr>
    </w:p>
    <w:p w:rsidR="009965CB" w:rsidRDefault="000850B0" w:rsidP="00695601">
      <w:pPr>
        <w:spacing w:after="0"/>
        <w:jc w:val="both"/>
        <w:rPr>
          <w:rFonts w:ascii="Kantipur" w:hAnsi="Kantipur" w:cs="Kalimati"/>
          <w:sz w:val="24"/>
          <w:szCs w:val="24"/>
        </w:rPr>
      </w:pPr>
      <w:r>
        <w:rPr>
          <w:rFonts w:ascii="Kantipur" w:hAnsi="Kantipur" w:cs="Kalimati" w:hint="cs"/>
          <w:sz w:val="24"/>
          <w:szCs w:val="24"/>
          <w:cs/>
        </w:rPr>
        <w:t xml:space="preserve"> </w:t>
      </w:r>
    </w:p>
    <w:p w:rsidR="009965CB" w:rsidRDefault="009965CB" w:rsidP="00695601">
      <w:pPr>
        <w:spacing w:after="0"/>
        <w:jc w:val="both"/>
        <w:rPr>
          <w:rFonts w:ascii="Kantipur" w:hAnsi="Kantipur" w:cs="Kalimati"/>
          <w:sz w:val="24"/>
          <w:szCs w:val="24"/>
        </w:rPr>
      </w:pPr>
    </w:p>
    <w:p w:rsidR="00FB4596" w:rsidRPr="000E47B2" w:rsidRDefault="00FB4596" w:rsidP="00FB4596">
      <w:pPr>
        <w:tabs>
          <w:tab w:val="left" w:pos="589"/>
          <w:tab w:val="right" w:pos="9648"/>
        </w:tabs>
        <w:spacing w:after="0" w:line="240" w:lineRule="auto"/>
        <w:jc w:val="right"/>
        <w:rPr>
          <w:rFonts w:ascii="Kantipur" w:hAnsi="Kantipur" w:cs="Kalimati"/>
          <w:sz w:val="24"/>
          <w:szCs w:val="24"/>
          <w:cs/>
        </w:rPr>
      </w:pPr>
      <w:r w:rsidRPr="000E47B2">
        <w:rPr>
          <w:rFonts w:ascii="Kantipur" w:hAnsi="Kantipur" w:cs="Kalimati" w:hint="cs"/>
          <w:sz w:val="24"/>
          <w:szCs w:val="24"/>
          <w:cs/>
        </w:rPr>
        <w:t xml:space="preserve">जिल्ला </w:t>
      </w:r>
      <w:r w:rsidRPr="000E47B2">
        <w:rPr>
          <w:rFonts w:ascii="Kantipur" w:hAnsi="Kantipur" w:cs="Kalimati"/>
          <w:sz w:val="24"/>
          <w:szCs w:val="24"/>
          <w:cs/>
        </w:rPr>
        <w:t>न्यायाधीश</w:t>
      </w:r>
    </w:p>
    <w:p w:rsidR="00FB4596" w:rsidRPr="000E47B2" w:rsidRDefault="00CA2071" w:rsidP="00FB4596">
      <w:pPr>
        <w:tabs>
          <w:tab w:val="left" w:pos="5267"/>
        </w:tabs>
        <w:spacing w:after="0" w:line="240" w:lineRule="auto"/>
        <w:rPr>
          <w:rFonts w:ascii="Kantipur" w:hAnsi="Kantipur" w:cs="Kalimati"/>
          <w:sz w:val="24"/>
          <w:szCs w:val="24"/>
        </w:rPr>
      </w:pPr>
      <w:r>
        <w:rPr>
          <w:rFonts w:ascii="Kantipur" w:hAnsi="Kantipur" w:cs="Kalimati" w:hint="cs"/>
          <w:sz w:val="24"/>
          <w:szCs w:val="24"/>
          <w:cs/>
        </w:rPr>
        <w:t>ईतिसम्बत् २०८०</w:t>
      </w:r>
      <w:r w:rsidR="00FB4596" w:rsidRPr="000E47B2">
        <w:rPr>
          <w:rFonts w:ascii="Kantipur" w:hAnsi="Kantipur" w:cs="Kalimati" w:hint="cs"/>
          <w:sz w:val="24"/>
          <w:szCs w:val="24"/>
          <w:cs/>
        </w:rPr>
        <w:t xml:space="preserve"> साल </w:t>
      </w:r>
      <w:r>
        <w:rPr>
          <w:rFonts w:ascii="Kantipur" w:hAnsi="Kantipur" w:cs="Kalimati" w:hint="cs"/>
          <w:sz w:val="24"/>
          <w:szCs w:val="24"/>
          <w:cs/>
        </w:rPr>
        <w:t>बैशाख १०</w:t>
      </w:r>
      <w:r w:rsidR="00FB4596" w:rsidRPr="000E47B2">
        <w:rPr>
          <w:rFonts w:ascii="Kantipur" w:hAnsi="Kantipur" w:cs="Kalimati" w:hint="cs"/>
          <w:sz w:val="24"/>
          <w:szCs w:val="24"/>
          <w:cs/>
        </w:rPr>
        <w:t xml:space="preserve"> गते रोज </w:t>
      </w:r>
      <w:r>
        <w:rPr>
          <w:rFonts w:ascii="Kantipur" w:hAnsi="Kantipur" w:cs="Kalimati" w:hint="cs"/>
          <w:sz w:val="24"/>
          <w:szCs w:val="24"/>
          <w:cs/>
        </w:rPr>
        <w:t>१</w:t>
      </w:r>
      <w:r w:rsidR="00FB4596">
        <w:rPr>
          <w:rFonts w:ascii="Kantipur" w:hAnsi="Kantipur" w:cs="Kalimati" w:hint="cs"/>
          <w:sz w:val="24"/>
          <w:szCs w:val="24"/>
          <w:cs/>
        </w:rPr>
        <w:t xml:space="preserve"> </w:t>
      </w:r>
      <w:r w:rsidR="00FB4596" w:rsidRPr="000E47B2">
        <w:rPr>
          <w:rFonts w:ascii="Kantipur" w:hAnsi="Kantipur" w:cs="Kalimati" w:hint="cs"/>
          <w:sz w:val="24"/>
          <w:szCs w:val="24"/>
          <w:cs/>
        </w:rPr>
        <w:t>शुभम्.........................................</w:t>
      </w:r>
    </w:p>
    <w:p w:rsidR="00FB4596" w:rsidRPr="000E47B2" w:rsidRDefault="00FB4596" w:rsidP="00FB4596">
      <w:pPr>
        <w:spacing w:after="0"/>
        <w:jc w:val="both"/>
        <w:rPr>
          <w:rFonts w:ascii="Utsaah" w:hAnsi="Utsaah" w:cs="Kalimati"/>
          <w:sz w:val="24"/>
          <w:szCs w:val="24"/>
        </w:rPr>
      </w:pPr>
    </w:p>
    <w:p w:rsidR="00FB4596" w:rsidRPr="000E47B2" w:rsidRDefault="00FB4596" w:rsidP="00FB4596">
      <w:pPr>
        <w:spacing w:after="0"/>
        <w:jc w:val="both"/>
        <w:rPr>
          <w:rFonts w:ascii="Utsaah" w:hAnsi="Utsaah"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9965CB" w:rsidRDefault="009965CB" w:rsidP="00695601">
      <w:pPr>
        <w:spacing w:after="0"/>
        <w:jc w:val="both"/>
        <w:rPr>
          <w:rFonts w:ascii="Kantipur" w:hAnsi="Kantipur" w:cs="Kalimati"/>
          <w:sz w:val="24"/>
          <w:szCs w:val="24"/>
        </w:rPr>
      </w:pPr>
    </w:p>
    <w:p w:rsidR="00695601" w:rsidRPr="000E47B2" w:rsidRDefault="000850B0" w:rsidP="00695601">
      <w:pPr>
        <w:spacing w:after="0"/>
        <w:jc w:val="both"/>
        <w:rPr>
          <w:rFonts w:ascii="Kantipur" w:hAnsi="Kantipur" w:cs="Kalimati"/>
          <w:sz w:val="24"/>
          <w:szCs w:val="24"/>
        </w:rPr>
      </w:pPr>
      <w:r>
        <w:rPr>
          <w:rFonts w:ascii="Kantipur" w:hAnsi="Kantipur" w:cs="Kalimati" w:hint="cs"/>
          <w:sz w:val="24"/>
          <w:szCs w:val="24"/>
          <w:cs/>
        </w:rPr>
        <w:t xml:space="preserve"> </w:t>
      </w:r>
      <w:r w:rsidR="00695601" w:rsidRPr="000E47B2">
        <w:rPr>
          <w:rFonts w:ascii="Kantipur" w:hAnsi="Kantipur" w:cs="Kalimati" w:hint="cs"/>
          <w:sz w:val="24"/>
          <w:szCs w:val="24"/>
          <w:cs/>
        </w:rPr>
        <w:t>ख) प्रस्तुत मुद्दा मेलमिलापको प्रकृयामा पठाउन उपयुक्त देखिँदा मेलमिलापमा पठाउने गरी तोकिदिएको छ। मेलमिलाप सम्बन्धी ऐन, 2068 तथा मेलमिलाप सम्बन्धी नियमावली, 2070 को अधीनमा रही मेलमिलापकर्ता नियुक्त भएको मितिले १५ (पन्ध्र) दिन</w:t>
      </w:r>
      <w:r w:rsidR="00695601" w:rsidRPr="000E47B2">
        <w:rPr>
          <w:rFonts w:ascii="Kantipur" w:hAnsi="Kantipur" w:cs="Kalimati"/>
          <w:sz w:val="24"/>
          <w:szCs w:val="24"/>
        </w:rPr>
        <w:t xml:space="preserve"> </w:t>
      </w:r>
      <w:r w:rsidR="00695601" w:rsidRPr="000E47B2">
        <w:rPr>
          <w:rFonts w:ascii="Kantipur" w:hAnsi="Kantipur" w:cs="Kalimati" w:hint="cs"/>
          <w:sz w:val="24"/>
          <w:szCs w:val="24"/>
          <w:cs/>
        </w:rPr>
        <w:t xml:space="preserve">भित्र मेलमिलाप सम्बन्धी कार्य सम्पन्न गर्नु । </w:t>
      </w:r>
    </w:p>
    <w:p w:rsidR="00695601" w:rsidRDefault="000850B0" w:rsidP="00695601">
      <w:pPr>
        <w:spacing w:after="0"/>
        <w:jc w:val="both"/>
        <w:rPr>
          <w:rFonts w:ascii="Kantipur" w:hAnsi="Kantipur" w:cs="Kalimati"/>
          <w:sz w:val="24"/>
          <w:szCs w:val="24"/>
        </w:rPr>
      </w:pPr>
      <w:r>
        <w:rPr>
          <w:rFonts w:ascii="Kantipur" w:hAnsi="Kantipur" w:cs="Kalimati" w:hint="cs"/>
          <w:sz w:val="24"/>
          <w:szCs w:val="24"/>
          <w:cs/>
        </w:rPr>
        <w:t xml:space="preserve">  </w:t>
      </w:r>
      <w:r w:rsidR="00695601" w:rsidRPr="000E47B2">
        <w:rPr>
          <w:rFonts w:ascii="Kantipur" w:hAnsi="Kantipur" w:cs="Kalimati" w:hint="cs"/>
          <w:sz w:val="24"/>
          <w:szCs w:val="24"/>
          <w:cs/>
        </w:rPr>
        <w:t>ग) मेलमिलाप हुन नसके मुख नमिलेका कुरामा बादी र प्रतिबादीका साक्षी निजहरु मार्फत उपस्थित गराउन लगाई बकपत्र गर्नु ।</w:t>
      </w:r>
    </w:p>
    <w:p w:rsidR="00675095" w:rsidRPr="000E47B2" w:rsidRDefault="00675095" w:rsidP="00695601">
      <w:pPr>
        <w:spacing w:after="0"/>
        <w:jc w:val="both"/>
        <w:rPr>
          <w:rFonts w:ascii="Kantipur" w:hAnsi="Kantipur" w:cs="Kalimati"/>
          <w:sz w:val="24"/>
          <w:szCs w:val="24"/>
        </w:rPr>
      </w:pPr>
    </w:p>
    <w:p w:rsidR="00695601" w:rsidRPr="000E47B2" w:rsidRDefault="00695601" w:rsidP="00695601">
      <w:pPr>
        <w:tabs>
          <w:tab w:val="left" w:pos="4216"/>
          <w:tab w:val="center" w:pos="4586"/>
        </w:tabs>
        <w:spacing w:after="0" w:line="240" w:lineRule="auto"/>
        <w:jc w:val="center"/>
        <w:rPr>
          <w:rFonts w:ascii="Kantipur" w:hAnsi="Kantipur" w:cs="Kalimati"/>
          <w:sz w:val="24"/>
          <w:szCs w:val="24"/>
        </w:rPr>
      </w:pPr>
    </w:p>
    <w:p w:rsidR="00695601" w:rsidRPr="000E47B2" w:rsidRDefault="00695601" w:rsidP="00695601">
      <w:pPr>
        <w:tabs>
          <w:tab w:val="left" w:pos="4216"/>
          <w:tab w:val="center" w:pos="4586"/>
        </w:tabs>
        <w:spacing w:after="0" w:line="240" w:lineRule="auto"/>
        <w:jc w:val="center"/>
        <w:rPr>
          <w:rFonts w:ascii="Kantipur" w:hAnsi="Kantipur" w:cs="Kalimati"/>
          <w:sz w:val="24"/>
          <w:szCs w:val="24"/>
        </w:rPr>
      </w:pPr>
    </w:p>
    <w:p w:rsidR="00695601" w:rsidRPr="000E47B2" w:rsidRDefault="00695601" w:rsidP="00695601">
      <w:pPr>
        <w:tabs>
          <w:tab w:val="left" w:pos="589"/>
          <w:tab w:val="right" w:pos="9648"/>
        </w:tabs>
        <w:spacing w:after="0" w:line="240" w:lineRule="auto"/>
        <w:jc w:val="right"/>
        <w:rPr>
          <w:rFonts w:ascii="Kantipur" w:hAnsi="Kantipur" w:cs="Kalimati"/>
          <w:sz w:val="24"/>
          <w:szCs w:val="24"/>
          <w:cs/>
        </w:rPr>
      </w:pPr>
      <w:r w:rsidRPr="000E47B2">
        <w:rPr>
          <w:rFonts w:ascii="Kantipur" w:hAnsi="Kantipur" w:cs="Kalimati" w:hint="cs"/>
          <w:sz w:val="24"/>
          <w:szCs w:val="24"/>
          <w:cs/>
        </w:rPr>
        <w:t xml:space="preserve">जिल्ला </w:t>
      </w:r>
      <w:r w:rsidRPr="000E47B2">
        <w:rPr>
          <w:rFonts w:ascii="Kantipur" w:hAnsi="Kantipur" w:cs="Kalimati"/>
          <w:sz w:val="24"/>
          <w:szCs w:val="24"/>
          <w:cs/>
        </w:rPr>
        <w:t>न्यायाधीश</w:t>
      </w:r>
    </w:p>
    <w:p w:rsidR="00695601" w:rsidRPr="000E47B2" w:rsidRDefault="00695601" w:rsidP="00695601">
      <w:pPr>
        <w:tabs>
          <w:tab w:val="left" w:pos="5267"/>
        </w:tabs>
        <w:spacing w:after="0" w:line="240" w:lineRule="auto"/>
        <w:rPr>
          <w:rFonts w:ascii="Kantipur" w:hAnsi="Kantipur" w:cs="Kalimati"/>
          <w:sz w:val="24"/>
          <w:szCs w:val="24"/>
        </w:rPr>
      </w:pPr>
      <w:r w:rsidRPr="000E47B2">
        <w:rPr>
          <w:rFonts w:ascii="Kantipur" w:hAnsi="Kantipur" w:cs="Kalimati" w:hint="cs"/>
          <w:sz w:val="24"/>
          <w:szCs w:val="24"/>
          <w:cs/>
        </w:rPr>
        <w:t>ईतिसम्बत् २०७9 साल चैत ७ गते रोज ३ शुभम्.........................................</w:t>
      </w:r>
    </w:p>
    <w:p w:rsidR="00A00175" w:rsidRPr="000E47B2" w:rsidRDefault="00A00175" w:rsidP="00A00175">
      <w:pPr>
        <w:spacing w:after="0"/>
        <w:jc w:val="both"/>
        <w:rPr>
          <w:rFonts w:ascii="Utsaah" w:hAnsi="Utsaah" w:cs="Kalimati"/>
          <w:sz w:val="24"/>
          <w:szCs w:val="24"/>
        </w:rPr>
      </w:pPr>
    </w:p>
    <w:p w:rsidR="00A00175" w:rsidRPr="000E47B2" w:rsidRDefault="00A00175" w:rsidP="00A00175">
      <w:pPr>
        <w:spacing w:after="0"/>
        <w:jc w:val="both"/>
        <w:rPr>
          <w:rFonts w:ascii="Utsaah" w:hAnsi="Utsaah" w:cs="Kalimati"/>
          <w:sz w:val="24"/>
          <w:szCs w:val="24"/>
        </w:rPr>
      </w:pPr>
    </w:p>
    <w:p w:rsidR="000E47B2" w:rsidRDefault="000E47B2" w:rsidP="00A00175">
      <w:pPr>
        <w:spacing w:after="0" w:line="240" w:lineRule="auto"/>
        <w:ind w:firstLine="720"/>
        <w:jc w:val="right"/>
        <w:rPr>
          <w:rFonts w:ascii="Utsaah" w:hAnsi="Utsaah" w:cs="Kalimati"/>
          <w:sz w:val="23"/>
          <w:szCs w:val="23"/>
        </w:rPr>
      </w:pPr>
    </w:p>
    <w:p w:rsidR="000E47B2" w:rsidRDefault="000E47B2" w:rsidP="00A00175">
      <w:pPr>
        <w:spacing w:after="0" w:line="240" w:lineRule="auto"/>
        <w:ind w:firstLine="720"/>
        <w:jc w:val="right"/>
        <w:rPr>
          <w:rFonts w:ascii="Utsaah" w:hAnsi="Utsaah" w:cs="Kalimati"/>
          <w:sz w:val="23"/>
          <w:szCs w:val="23"/>
        </w:rPr>
      </w:pPr>
    </w:p>
    <w:p w:rsidR="000E47B2" w:rsidRDefault="000E47B2" w:rsidP="00A00175">
      <w:pPr>
        <w:spacing w:after="0" w:line="240" w:lineRule="auto"/>
        <w:ind w:firstLine="720"/>
        <w:jc w:val="right"/>
        <w:rPr>
          <w:rFonts w:ascii="Utsaah" w:hAnsi="Utsaah" w:cs="Kalimati"/>
          <w:sz w:val="23"/>
          <w:szCs w:val="23"/>
        </w:rPr>
      </w:pPr>
    </w:p>
    <w:p w:rsidR="000E47B2" w:rsidRDefault="000E47B2" w:rsidP="00A00175">
      <w:pPr>
        <w:spacing w:after="0" w:line="240" w:lineRule="auto"/>
        <w:ind w:firstLine="720"/>
        <w:jc w:val="right"/>
        <w:rPr>
          <w:rFonts w:ascii="Utsaah" w:hAnsi="Utsaah" w:cs="Kalimati"/>
          <w:sz w:val="23"/>
          <w:szCs w:val="23"/>
        </w:rPr>
      </w:pPr>
    </w:p>
    <w:p w:rsidR="00A00175" w:rsidRPr="00695601" w:rsidRDefault="00A00175" w:rsidP="00A00175">
      <w:pPr>
        <w:spacing w:after="0" w:line="240" w:lineRule="auto"/>
        <w:ind w:firstLine="720"/>
        <w:jc w:val="right"/>
        <w:rPr>
          <w:rFonts w:ascii="Utsaah" w:hAnsi="Utsaah" w:cs="Kalimati"/>
          <w:sz w:val="23"/>
          <w:szCs w:val="23"/>
        </w:rPr>
      </w:pPr>
      <w:r w:rsidRPr="00695601">
        <w:rPr>
          <w:rFonts w:ascii="Utsaah" w:hAnsi="Utsaah" w:cs="Kalimati"/>
          <w:sz w:val="23"/>
          <w:szCs w:val="23"/>
          <w:cs/>
        </w:rPr>
        <w:lastRenderedPageBreak/>
        <w:t xml:space="preserve">जिल्ला न्यायाधीश </w:t>
      </w:r>
    </w:p>
    <w:p w:rsidR="00A00175" w:rsidRPr="00695601" w:rsidRDefault="00A00175" w:rsidP="00A00175">
      <w:pPr>
        <w:spacing w:after="0" w:line="240" w:lineRule="auto"/>
        <w:jc w:val="center"/>
        <w:rPr>
          <w:rFonts w:ascii="Utsaah" w:hAnsi="Utsaah" w:cs="Utsaah"/>
          <w:b/>
          <w:bCs/>
          <w:sz w:val="23"/>
          <w:szCs w:val="23"/>
        </w:rPr>
      </w:pPr>
      <w:r w:rsidRPr="00695601">
        <w:rPr>
          <w:rFonts w:ascii="Utsaah" w:hAnsi="Utsaah" w:cs="Kalimati"/>
          <w:sz w:val="23"/>
          <w:szCs w:val="23"/>
          <w:cs/>
        </w:rPr>
        <w:t xml:space="preserve">ईति सम्वत २०७९साल </w:t>
      </w:r>
      <w:r w:rsidRPr="00695601">
        <w:rPr>
          <w:rFonts w:ascii="Utsaah" w:hAnsi="Utsaah" w:cs="Kalimati" w:hint="cs"/>
          <w:sz w:val="23"/>
          <w:szCs w:val="23"/>
          <w:cs/>
        </w:rPr>
        <w:t>कार्तिक 24</w:t>
      </w:r>
      <w:r w:rsidRPr="00695601">
        <w:rPr>
          <w:rFonts w:ascii="Utsaah" w:hAnsi="Utsaah" w:cs="Kalimati"/>
          <w:sz w:val="23"/>
          <w:szCs w:val="23"/>
          <w:cs/>
        </w:rPr>
        <w:t xml:space="preserve"> गते रोज </w:t>
      </w:r>
      <w:r w:rsidRPr="00695601">
        <w:rPr>
          <w:rFonts w:ascii="Utsaah" w:hAnsi="Utsaah" w:cs="Kalimati" w:hint="cs"/>
          <w:sz w:val="23"/>
          <w:szCs w:val="23"/>
          <w:cs/>
        </w:rPr>
        <w:t>5</w:t>
      </w:r>
      <w:r w:rsidRPr="00695601">
        <w:rPr>
          <w:rFonts w:ascii="Utsaah" w:hAnsi="Utsaah" w:cs="Kalimati"/>
          <w:sz w:val="23"/>
          <w:szCs w:val="23"/>
          <w:cs/>
        </w:rPr>
        <w:t xml:space="preserve"> मा शुभम.............................................</w:t>
      </w:r>
    </w:p>
    <w:p w:rsidR="00A00175" w:rsidRPr="00695601" w:rsidRDefault="00A00175" w:rsidP="00A00175">
      <w:pPr>
        <w:spacing w:after="0" w:line="240" w:lineRule="auto"/>
        <w:jc w:val="center"/>
        <w:rPr>
          <w:rFonts w:ascii="Utsaah" w:hAnsi="Utsaah" w:cs="Kalimati"/>
          <w:b/>
          <w:bCs/>
          <w:sz w:val="23"/>
          <w:szCs w:val="23"/>
        </w:rPr>
      </w:pPr>
    </w:p>
    <w:p w:rsidR="00A00175" w:rsidRPr="00695601" w:rsidRDefault="00A00175" w:rsidP="00A00175">
      <w:pPr>
        <w:spacing w:after="0" w:line="240" w:lineRule="auto"/>
        <w:jc w:val="center"/>
        <w:rPr>
          <w:rFonts w:ascii="Utsaah" w:hAnsi="Utsaah" w:cs="Kalimati"/>
          <w:b/>
          <w:bCs/>
          <w:sz w:val="23"/>
          <w:szCs w:val="23"/>
        </w:rPr>
      </w:pPr>
    </w:p>
    <w:p w:rsidR="00A00175" w:rsidRPr="00695601" w:rsidRDefault="00A00175" w:rsidP="00A00175">
      <w:pPr>
        <w:spacing w:after="0" w:line="240" w:lineRule="auto"/>
        <w:jc w:val="center"/>
        <w:rPr>
          <w:rFonts w:ascii="Utsaah" w:hAnsi="Utsaah" w:cs="Kalimati"/>
          <w:b/>
          <w:bCs/>
          <w:sz w:val="23"/>
          <w:szCs w:val="23"/>
        </w:rPr>
      </w:pPr>
    </w:p>
    <w:p w:rsidR="00A00175" w:rsidRPr="00695601" w:rsidRDefault="00A00175" w:rsidP="00A00175">
      <w:pPr>
        <w:spacing w:after="0" w:line="240" w:lineRule="auto"/>
        <w:jc w:val="center"/>
        <w:rPr>
          <w:rFonts w:ascii="Utsaah" w:hAnsi="Utsaah" w:cs="Kalimati"/>
          <w:b/>
          <w:bCs/>
          <w:sz w:val="23"/>
          <w:szCs w:val="23"/>
        </w:rPr>
      </w:pPr>
    </w:p>
    <w:p w:rsidR="00A00175" w:rsidRPr="00695601" w:rsidRDefault="00A00175" w:rsidP="00A00175">
      <w:pPr>
        <w:tabs>
          <w:tab w:val="left" w:pos="3210"/>
        </w:tabs>
        <w:spacing w:after="0" w:line="240" w:lineRule="auto"/>
        <w:rPr>
          <w:rFonts w:ascii="Utsaah" w:hAnsi="Utsaah" w:cs="Kalimati"/>
          <w:b/>
          <w:bCs/>
          <w:sz w:val="23"/>
          <w:szCs w:val="23"/>
          <w:cs/>
        </w:rPr>
      </w:pPr>
    </w:p>
    <w:p w:rsidR="0034593C" w:rsidRPr="00D03C72" w:rsidRDefault="0034593C" w:rsidP="00CE5C02">
      <w:pPr>
        <w:spacing w:after="0" w:line="240" w:lineRule="auto"/>
        <w:jc w:val="center"/>
        <w:rPr>
          <w:rFonts w:ascii="Utsaah" w:hAnsi="Utsaah" w:cs="Kalimati"/>
          <w:b/>
          <w:bCs/>
          <w:sz w:val="24"/>
          <w:szCs w:val="24"/>
        </w:rPr>
      </w:pPr>
      <w:del w:id="1" w:author="nec-mudda1" w:date="2022-12-23T03:55:00Z">
        <w:r w:rsidRPr="00695601">
          <w:rPr>
            <w:rFonts w:ascii="Utsaah" w:hAnsi="Utsaah" w:cs="Kalimati"/>
            <w:sz w:val="23"/>
            <w:szCs w:val="23"/>
            <w:cs/>
          </w:rPr>
          <w:br w:type="page"/>
        </w:r>
      </w:del>
      <w:r w:rsidRPr="00D03C72">
        <w:rPr>
          <w:rFonts w:ascii="Utsaah" w:hAnsi="Utsaah" w:cs="Kalimati"/>
          <w:b/>
          <w:bCs/>
          <w:sz w:val="24"/>
          <w:szCs w:val="24"/>
          <w:cs/>
        </w:rPr>
        <w:t>श्री</w:t>
      </w:r>
      <w:del w:id="2" w:author="nec-mudda1" w:date="2022-12-23T03:55:00Z">
        <w:r w:rsidRPr="00D03C72">
          <w:rPr>
            <w:rFonts w:ascii="Utsaah" w:hAnsi="Utsaah" w:cs="Kalimati"/>
            <w:b/>
            <w:bCs/>
            <w:sz w:val="24"/>
            <w:szCs w:val="24"/>
            <w:cs/>
          </w:rPr>
          <w:delText xml:space="preserve"> </w:delText>
        </w:r>
      </w:del>
    </w:p>
    <w:p w:rsidR="0034593C" w:rsidRPr="00D03C72" w:rsidRDefault="0034593C" w:rsidP="0034593C">
      <w:pPr>
        <w:spacing w:after="0" w:line="240" w:lineRule="auto"/>
        <w:jc w:val="center"/>
        <w:rPr>
          <w:rFonts w:ascii="Utsaah" w:hAnsi="Utsaah" w:cs="Kalimati"/>
          <w:b/>
          <w:bCs/>
          <w:sz w:val="28"/>
          <w:szCs w:val="28"/>
        </w:rPr>
      </w:pPr>
      <w:r w:rsidRPr="00D03C72">
        <w:rPr>
          <w:rFonts w:ascii="Utsaah" w:hAnsi="Utsaah" w:cs="Kalimati"/>
          <w:b/>
          <w:bCs/>
          <w:sz w:val="28"/>
          <w:szCs w:val="28"/>
          <w:cs/>
        </w:rPr>
        <w:t>कञ्चनपुर जिल्ला अदालत</w:t>
      </w:r>
    </w:p>
    <w:p w:rsidR="0034593C" w:rsidRPr="00D03C72" w:rsidRDefault="0034593C" w:rsidP="0034593C">
      <w:pPr>
        <w:spacing w:after="0" w:line="240" w:lineRule="auto"/>
        <w:jc w:val="center"/>
        <w:rPr>
          <w:rFonts w:ascii="Utsaah" w:hAnsi="Utsaah" w:cs="Kalimati"/>
          <w:b/>
          <w:bCs/>
          <w:sz w:val="24"/>
          <w:szCs w:val="24"/>
          <w:u w:val="single"/>
        </w:rPr>
      </w:pPr>
      <w:r w:rsidRPr="00D03C72">
        <w:rPr>
          <w:rFonts w:ascii="Utsaah" w:hAnsi="Utsaah" w:cs="Kalimati"/>
          <w:b/>
          <w:bCs/>
          <w:sz w:val="24"/>
          <w:szCs w:val="24"/>
          <w:u w:val="single"/>
          <w:cs/>
        </w:rPr>
        <w:t>इजलास</w:t>
      </w:r>
    </w:p>
    <w:p w:rsidR="0034593C" w:rsidRPr="00D03C72" w:rsidRDefault="0034593C" w:rsidP="0034593C">
      <w:pPr>
        <w:spacing w:after="0" w:line="240" w:lineRule="auto"/>
        <w:jc w:val="center"/>
        <w:rPr>
          <w:rFonts w:ascii="Utsaah" w:hAnsi="Utsaah" w:cs="Kalimati"/>
          <w:sz w:val="24"/>
          <w:szCs w:val="24"/>
        </w:rPr>
      </w:pPr>
      <w:r w:rsidRPr="00D03C72">
        <w:rPr>
          <w:rFonts w:ascii="Utsaah" w:hAnsi="Utsaah" w:cs="Kalimati"/>
          <w:sz w:val="24"/>
          <w:szCs w:val="24"/>
          <w:cs/>
        </w:rPr>
        <w:t>माननीय जिल्ला न्यायाधीश श्री पदमराज पाण्डेय</w:t>
      </w:r>
    </w:p>
    <w:p w:rsidR="0034593C" w:rsidRDefault="0034593C" w:rsidP="0034593C">
      <w:pPr>
        <w:spacing w:after="0" w:line="240" w:lineRule="auto"/>
        <w:jc w:val="center"/>
        <w:rPr>
          <w:rFonts w:ascii="Utsaah" w:hAnsi="Utsaah" w:cs="Kalimati"/>
          <w:b/>
          <w:bCs/>
          <w:sz w:val="24"/>
          <w:szCs w:val="24"/>
          <w:u w:val="single"/>
        </w:rPr>
      </w:pPr>
      <w:r w:rsidRPr="00D03C72">
        <w:rPr>
          <w:rFonts w:ascii="Utsaah" w:hAnsi="Utsaah" w:cs="Kalimati"/>
          <w:b/>
          <w:bCs/>
          <w:sz w:val="24"/>
          <w:szCs w:val="24"/>
          <w:u w:val="single"/>
          <w:cs/>
        </w:rPr>
        <w:t>आदेश</w:t>
      </w:r>
    </w:p>
    <w:p w:rsidR="0034593C" w:rsidRPr="00D03C72" w:rsidRDefault="0034593C" w:rsidP="0034593C">
      <w:pPr>
        <w:spacing w:after="0" w:line="240" w:lineRule="auto"/>
        <w:jc w:val="center"/>
        <w:rPr>
          <w:rFonts w:ascii="Utsaah" w:hAnsi="Utsaah" w:cs="Kalimati"/>
          <w:b/>
          <w:bCs/>
          <w:sz w:val="24"/>
          <w:szCs w:val="24"/>
          <w:cs/>
        </w:rPr>
      </w:pPr>
      <w:r w:rsidRPr="00D03C72">
        <w:rPr>
          <w:rFonts w:ascii="Utsaah" w:hAnsi="Utsaah" w:cs="Kalimati"/>
          <w:b/>
          <w:bCs/>
          <w:sz w:val="24"/>
          <w:szCs w:val="24"/>
          <w:cs/>
        </w:rPr>
        <w:t>मुद्दा नः-०७</w:t>
      </w:r>
      <w:r>
        <w:rPr>
          <w:rFonts w:ascii="Utsaah" w:hAnsi="Utsaah" w:cs="Kalimati" w:hint="cs"/>
          <w:b/>
          <w:bCs/>
          <w:sz w:val="24"/>
          <w:szCs w:val="24"/>
          <w:cs/>
        </w:rPr>
        <w:t>८</w:t>
      </w:r>
      <w:r w:rsidRPr="00D03C72">
        <w:rPr>
          <w:rFonts w:ascii="Utsaah" w:hAnsi="Utsaah" w:cs="Kalimati"/>
          <w:b/>
          <w:bCs/>
          <w:sz w:val="24"/>
          <w:szCs w:val="24"/>
          <w:cs/>
        </w:rPr>
        <w:t>-</w:t>
      </w:r>
      <w:r w:rsidRPr="00D03C72">
        <w:rPr>
          <w:rFonts w:ascii="Utsaah" w:hAnsi="Utsaah" w:cs="Kalimati"/>
          <w:b/>
          <w:bCs/>
          <w:sz w:val="30"/>
          <w:szCs w:val="30"/>
        </w:rPr>
        <w:t>CP</w:t>
      </w:r>
      <w:r w:rsidRPr="00D03C72">
        <w:rPr>
          <w:rFonts w:ascii="Utsaah" w:hAnsi="Utsaah" w:cs="Kalimati"/>
          <w:b/>
          <w:bCs/>
          <w:sz w:val="24"/>
          <w:szCs w:val="24"/>
          <w:cs/>
        </w:rPr>
        <w:t>-०</w:t>
      </w:r>
      <w:r>
        <w:rPr>
          <w:rFonts w:ascii="Utsaah" w:hAnsi="Utsaah" w:cs="Kalimati" w:hint="cs"/>
          <w:b/>
          <w:bCs/>
          <w:sz w:val="24"/>
          <w:szCs w:val="24"/>
          <w:cs/>
        </w:rPr>
        <w:t>०२७८</w:t>
      </w:r>
    </w:p>
    <w:p w:rsidR="0034593C" w:rsidRPr="00D03C72" w:rsidRDefault="0034593C" w:rsidP="0034593C">
      <w:pPr>
        <w:spacing w:after="0" w:line="240" w:lineRule="auto"/>
        <w:jc w:val="center"/>
        <w:rPr>
          <w:rFonts w:ascii="Utsaah" w:hAnsi="Utsaah" w:cs="Kalimati"/>
          <w:b/>
          <w:bCs/>
          <w:sz w:val="24"/>
          <w:szCs w:val="24"/>
          <w:u w:val="single"/>
        </w:rPr>
      </w:pPr>
    </w:p>
    <w:p w:rsidR="0034593C" w:rsidRPr="00D03C72" w:rsidRDefault="0034593C" w:rsidP="0034593C">
      <w:pPr>
        <w:spacing w:after="0" w:line="240" w:lineRule="auto"/>
        <w:jc w:val="both"/>
        <w:rPr>
          <w:rFonts w:ascii="Utsaah" w:hAnsi="Utsaah" w:cs="Kalimati"/>
          <w:sz w:val="24"/>
          <w:szCs w:val="24"/>
        </w:rPr>
      </w:pPr>
      <w:r>
        <w:rPr>
          <w:rFonts w:ascii="Utsaah" w:hAnsi="Utsaah" w:cs="Kalimati" w:hint="cs"/>
          <w:sz w:val="24"/>
          <w:szCs w:val="24"/>
          <w:cs/>
        </w:rPr>
        <w:t>कलावती कुँवर</w:t>
      </w:r>
      <w:r w:rsidRPr="00D03C72">
        <w:rPr>
          <w:rFonts w:ascii="Utsaah" w:hAnsi="Utsaah" w:cs="Kalimati"/>
          <w:sz w:val="24"/>
          <w:szCs w:val="24"/>
          <w:cs/>
        </w:rPr>
        <w:t>........................................................................................बादी</w:t>
      </w:r>
    </w:p>
    <w:p w:rsidR="0034593C" w:rsidRPr="00D03C72" w:rsidRDefault="0034593C" w:rsidP="0034593C">
      <w:pPr>
        <w:spacing w:after="0" w:line="240" w:lineRule="auto"/>
        <w:jc w:val="center"/>
        <w:rPr>
          <w:rFonts w:ascii="Utsaah" w:hAnsi="Utsaah" w:cs="Kalimati"/>
          <w:b/>
          <w:bCs/>
          <w:sz w:val="24"/>
          <w:szCs w:val="24"/>
          <w:u w:val="single"/>
        </w:rPr>
      </w:pPr>
      <w:r w:rsidRPr="00D03C72">
        <w:rPr>
          <w:rFonts w:ascii="Utsaah" w:hAnsi="Utsaah" w:cs="Kalimati"/>
          <w:b/>
          <w:bCs/>
          <w:sz w:val="24"/>
          <w:szCs w:val="24"/>
          <w:u w:val="single"/>
          <w:cs/>
        </w:rPr>
        <w:t>बिरुद्ध</w:t>
      </w:r>
    </w:p>
    <w:p w:rsidR="0034593C" w:rsidRPr="00D03C72" w:rsidRDefault="0034593C" w:rsidP="0034593C">
      <w:pPr>
        <w:spacing w:after="0" w:line="240" w:lineRule="auto"/>
        <w:jc w:val="both"/>
        <w:rPr>
          <w:rFonts w:ascii="Utsaah" w:hAnsi="Utsaah" w:cs="Kalimati"/>
          <w:sz w:val="24"/>
          <w:szCs w:val="24"/>
        </w:rPr>
      </w:pPr>
      <w:r>
        <w:rPr>
          <w:rFonts w:ascii="Utsaah" w:hAnsi="Utsaah" w:cs="Kalimati" w:hint="cs"/>
          <w:sz w:val="24"/>
          <w:szCs w:val="24"/>
          <w:cs/>
        </w:rPr>
        <w:t>कर्ण बहादुर कुँवर</w:t>
      </w:r>
      <w:r w:rsidRPr="00D03C72">
        <w:rPr>
          <w:rFonts w:ascii="Utsaah" w:hAnsi="Utsaah" w:cs="Kalimati"/>
          <w:sz w:val="24"/>
          <w:szCs w:val="24"/>
          <w:cs/>
        </w:rPr>
        <w:t>..</w:t>
      </w:r>
      <w:r w:rsidRPr="00D03C72">
        <w:rPr>
          <w:rFonts w:ascii="Utsaah" w:hAnsi="Utsaah" w:cs="Kalimati"/>
          <w:sz w:val="24"/>
          <w:szCs w:val="24"/>
        </w:rPr>
        <w:t>.</w:t>
      </w:r>
      <w:r w:rsidRPr="00D03C72">
        <w:rPr>
          <w:rFonts w:ascii="Utsaah" w:hAnsi="Utsaah" w:cs="Kalimati" w:hint="cs"/>
          <w:sz w:val="24"/>
          <w:szCs w:val="24"/>
          <w:cs/>
        </w:rPr>
        <w:t>..................................................................................प्रतिबादी</w:t>
      </w:r>
    </w:p>
    <w:p w:rsidR="0034593C" w:rsidRPr="00763C5B" w:rsidRDefault="0034593C" w:rsidP="0034593C">
      <w:pPr>
        <w:spacing w:after="0" w:line="240" w:lineRule="auto"/>
        <w:jc w:val="center"/>
        <w:rPr>
          <w:rFonts w:ascii="Utsaah" w:hAnsi="Utsaah" w:cs="Kalimati"/>
          <w:sz w:val="12"/>
          <w:szCs w:val="12"/>
        </w:rPr>
      </w:pPr>
    </w:p>
    <w:p w:rsidR="0034593C" w:rsidRDefault="0034593C" w:rsidP="0034593C">
      <w:pPr>
        <w:spacing w:after="0" w:line="240" w:lineRule="auto"/>
        <w:jc w:val="center"/>
        <w:rPr>
          <w:rFonts w:ascii="Utsaah" w:hAnsi="Utsaah" w:cs="Kalimati"/>
          <w:sz w:val="24"/>
          <w:szCs w:val="24"/>
        </w:rPr>
      </w:pPr>
      <w:r w:rsidRPr="00D03C72">
        <w:rPr>
          <w:rFonts w:ascii="Utsaah" w:hAnsi="Utsaah" w:cs="Kalimati"/>
          <w:sz w:val="24"/>
          <w:szCs w:val="24"/>
          <w:cs/>
        </w:rPr>
        <w:t>मुद्दाः-</w:t>
      </w:r>
      <w:r>
        <w:rPr>
          <w:rFonts w:ascii="Utsaah" w:hAnsi="Utsaah" w:cs="Kalimati" w:hint="cs"/>
          <w:sz w:val="24"/>
          <w:szCs w:val="24"/>
          <w:cs/>
        </w:rPr>
        <w:t xml:space="preserve"> सम्बन्ध</w:t>
      </w:r>
      <w:ins w:id="3" w:author="nec-mudda1" w:date="2022-12-23T03:55:00Z">
        <w:r w:rsidR="00CE5C02">
          <w:rPr>
            <w:rFonts w:ascii="Utsaah" w:hAnsi="Utsaah" w:cs="Kalimati" w:hint="cs"/>
            <w:sz w:val="24"/>
            <w:szCs w:val="24"/>
            <w:cs/>
          </w:rPr>
          <w:t xml:space="preserve"> </w:t>
        </w:r>
      </w:ins>
      <w:r>
        <w:rPr>
          <w:rFonts w:ascii="Utsaah" w:hAnsi="Utsaah" w:cs="Kalimati" w:hint="cs"/>
          <w:sz w:val="24"/>
          <w:szCs w:val="24"/>
          <w:cs/>
        </w:rPr>
        <w:t>विच्छेद</w:t>
      </w:r>
      <w:r w:rsidRPr="00D03C72">
        <w:rPr>
          <w:rFonts w:ascii="Utsaah" w:hAnsi="Utsaah" w:cs="Kalimati" w:hint="cs"/>
          <w:sz w:val="24"/>
          <w:szCs w:val="24"/>
          <w:cs/>
        </w:rPr>
        <w:t xml:space="preserve"> अंश</w:t>
      </w:r>
      <w:r>
        <w:rPr>
          <w:rFonts w:ascii="Utsaah" w:hAnsi="Utsaah" w:cs="Kalimati" w:hint="cs"/>
          <w:sz w:val="24"/>
          <w:szCs w:val="24"/>
          <w:cs/>
        </w:rPr>
        <w:t xml:space="preserve"> ।</w:t>
      </w:r>
    </w:p>
    <w:p w:rsidR="0034593C" w:rsidRPr="00867163" w:rsidRDefault="0034593C" w:rsidP="0034593C">
      <w:pPr>
        <w:spacing w:after="0" w:line="240" w:lineRule="auto"/>
        <w:jc w:val="center"/>
        <w:rPr>
          <w:rFonts w:ascii="Utsaah" w:hAnsi="Utsaah" w:cs="Kalimati"/>
          <w:sz w:val="24"/>
          <w:szCs w:val="24"/>
        </w:rPr>
      </w:pPr>
    </w:p>
    <w:p w:rsidR="0034593C" w:rsidRDefault="0034593C" w:rsidP="0034593C">
      <w:pPr>
        <w:spacing w:after="0"/>
        <w:jc w:val="both"/>
        <w:rPr>
          <w:rFonts w:ascii="Utsaah" w:hAnsi="Utsaah" w:cs="Kalimati"/>
          <w:sz w:val="24"/>
          <w:szCs w:val="24"/>
        </w:rPr>
      </w:pPr>
      <w:r w:rsidRPr="00867163">
        <w:rPr>
          <w:rFonts w:ascii="Utsaah" w:hAnsi="Utsaah" w:cs="Kalimati"/>
          <w:sz w:val="24"/>
          <w:szCs w:val="24"/>
          <w:cs/>
        </w:rPr>
        <w:t xml:space="preserve">  यसमा</w:t>
      </w:r>
      <w:ins w:id="4" w:author="nec-mudda1" w:date="2022-12-23T03:55:00Z">
        <w:r w:rsidR="00CE5C02">
          <w:rPr>
            <w:rFonts w:ascii="Utsaah" w:hAnsi="Utsaah" w:cs="Kalimati" w:hint="cs"/>
            <w:sz w:val="24"/>
            <w:szCs w:val="24"/>
            <w:cs/>
          </w:rPr>
          <w:t xml:space="preserve"> </w:t>
        </w:r>
      </w:ins>
      <w:r>
        <w:rPr>
          <w:rFonts w:ascii="Utsaah" w:hAnsi="Utsaah" w:cs="Kalimati" w:hint="cs"/>
          <w:sz w:val="24"/>
          <w:szCs w:val="24"/>
          <w:cs/>
        </w:rPr>
        <w:t xml:space="preserve">वादीले फिरादको प्रकरण </w:t>
      </w:r>
      <w:del w:id="5" w:author="nec-mudda1" w:date="2022-12-23T03:55:00Z">
        <w:r>
          <w:rPr>
            <w:rFonts w:ascii="Utsaah" w:hAnsi="Utsaah" w:cs="Kalimati" w:hint="cs"/>
            <w:sz w:val="24"/>
            <w:szCs w:val="24"/>
            <w:cs/>
          </w:rPr>
          <w:delText>नं.</w:delText>
        </w:r>
      </w:del>
      <w:ins w:id="6" w:author="nec-mudda1" w:date="2022-12-23T03:55:00Z">
        <w:r>
          <w:rPr>
            <w:rFonts w:ascii="Utsaah" w:hAnsi="Utsaah" w:cs="Kalimati" w:hint="cs"/>
            <w:sz w:val="24"/>
            <w:szCs w:val="24"/>
            <w:cs/>
          </w:rPr>
          <w:t>नं.</w:t>
        </w:r>
        <w:r w:rsidR="00CE5C02">
          <w:rPr>
            <w:rFonts w:ascii="Utsaah" w:hAnsi="Utsaah" w:cs="Kalimati" w:hint="cs"/>
            <w:sz w:val="24"/>
            <w:szCs w:val="24"/>
            <w:cs/>
          </w:rPr>
          <w:t xml:space="preserve">1 </w:t>
        </w:r>
      </w:ins>
      <w:r>
        <w:rPr>
          <w:rFonts w:ascii="Utsaah" w:hAnsi="Utsaah" w:cs="Kalimati" w:hint="cs"/>
          <w:sz w:val="24"/>
          <w:szCs w:val="24"/>
          <w:cs/>
        </w:rPr>
        <w:t>(ङ) मा मूल अंशियार ससुरा रति कुँवर</w:t>
      </w:r>
      <w:r w:rsidR="00205D69">
        <w:rPr>
          <w:rFonts w:ascii="Utsaah" w:hAnsi="Utsaah" w:cs="Kalimati" w:hint="cs"/>
          <w:sz w:val="24"/>
          <w:szCs w:val="24"/>
          <w:cs/>
        </w:rPr>
        <w:t xml:space="preserve">को जिम्मा रहेको सम्पतिको फाँटवारी लिई सो </w:t>
      </w:r>
      <w:r w:rsidR="001E0C9F">
        <w:rPr>
          <w:rFonts w:ascii="Utsaah" w:hAnsi="Utsaah" w:cs="Kalimati" w:hint="cs"/>
          <w:sz w:val="24"/>
          <w:szCs w:val="24"/>
          <w:cs/>
        </w:rPr>
        <w:t>मध्ये</w:t>
      </w:r>
      <w:r w:rsidR="00205D69">
        <w:rPr>
          <w:rFonts w:ascii="Utsaah" w:hAnsi="Utsaah" w:cs="Kalimati" w:hint="cs"/>
          <w:sz w:val="24"/>
          <w:szCs w:val="24"/>
          <w:cs/>
        </w:rPr>
        <w:t xml:space="preserve"> लोग्ने कर्ण</w:t>
      </w:r>
      <w:r w:rsidR="00CE5C02">
        <w:rPr>
          <w:rFonts w:ascii="Utsaah" w:hAnsi="Utsaah" w:cs="Kalimati" w:hint="cs"/>
          <w:sz w:val="24"/>
          <w:szCs w:val="24"/>
          <w:cs/>
        </w:rPr>
        <w:t xml:space="preserve"> बहादुर कुँवर जिम्मा आउने </w:t>
      </w:r>
      <w:del w:id="7" w:author="nec-mudda1" w:date="2022-12-23T03:55:00Z">
        <w:r w:rsidR="00205D69">
          <w:rPr>
            <w:rFonts w:ascii="Utsaah" w:hAnsi="Utsaah" w:cs="Kalimati" w:hint="cs"/>
            <w:sz w:val="24"/>
            <w:szCs w:val="24"/>
            <w:cs/>
          </w:rPr>
          <w:delText>सम्पतिको</w:delText>
        </w:r>
      </w:del>
      <w:ins w:id="8" w:author="nec-mudda1" w:date="2022-12-23T03:55:00Z">
        <w:r w:rsidR="00CE5C02">
          <w:rPr>
            <w:rFonts w:ascii="Utsaah" w:hAnsi="Utsaah" w:cs="Kalimati" w:hint="cs"/>
            <w:sz w:val="24"/>
            <w:szCs w:val="24"/>
            <w:cs/>
          </w:rPr>
          <w:t>सम्पत्ति</w:t>
        </w:r>
        <w:r w:rsidR="00205D69">
          <w:rPr>
            <w:rFonts w:ascii="Utsaah" w:hAnsi="Utsaah" w:cs="Kalimati" w:hint="cs"/>
            <w:sz w:val="24"/>
            <w:szCs w:val="24"/>
            <w:cs/>
          </w:rPr>
          <w:t>को</w:t>
        </w:r>
      </w:ins>
      <w:r w:rsidR="00205D69">
        <w:rPr>
          <w:rFonts w:ascii="Utsaah" w:hAnsi="Utsaah" w:cs="Kalimati" w:hint="cs"/>
          <w:sz w:val="24"/>
          <w:szCs w:val="24"/>
          <w:cs/>
        </w:rPr>
        <w:t xml:space="preserve"> तीन भाग </w:t>
      </w:r>
      <w:del w:id="9" w:author="nec-mudda1" w:date="2022-12-23T03:55:00Z">
        <w:r w:rsidR="00205D69">
          <w:rPr>
            <w:rFonts w:ascii="Utsaah" w:hAnsi="Utsaah" w:cs="Kalimati" w:hint="cs"/>
            <w:sz w:val="24"/>
            <w:szCs w:val="24"/>
            <w:cs/>
          </w:rPr>
          <w:delText>गरि सो</w:delText>
        </w:r>
      </w:del>
      <w:ins w:id="10" w:author="nec-mudda1" w:date="2022-12-23T03:55:00Z">
        <w:r w:rsidR="00205D69">
          <w:rPr>
            <w:rFonts w:ascii="Utsaah" w:hAnsi="Utsaah" w:cs="Kalimati" w:hint="cs"/>
            <w:sz w:val="24"/>
            <w:szCs w:val="24"/>
            <w:cs/>
          </w:rPr>
          <w:t>गर</w:t>
        </w:r>
        <w:r w:rsidR="00CE5C02">
          <w:rPr>
            <w:rFonts w:ascii="Utsaah" w:hAnsi="Utsaah" w:cs="Kalimati" w:hint="cs"/>
            <w:sz w:val="24"/>
            <w:szCs w:val="24"/>
            <w:cs/>
          </w:rPr>
          <w:t>ी</w:t>
        </w:r>
      </w:ins>
      <w:r w:rsidR="00205D69">
        <w:rPr>
          <w:rFonts w:ascii="Utsaah" w:hAnsi="Utsaah" w:cs="Kalimati" w:hint="cs"/>
          <w:sz w:val="24"/>
          <w:szCs w:val="24"/>
          <w:cs/>
        </w:rPr>
        <w:t xml:space="preserve"> तीन भागको दुई भाग</w:t>
      </w:r>
      <w:r w:rsidR="00C070D7">
        <w:rPr>
          <w:rFonts w:ascii="Utsaah" w:hAnsi="Utsaah" w:cs="Kalimati" w:hint="cs"/>
          <w:sz w:val="24"/>
          <w:szCs w:val="24"/>
          <w:cs/>
        </w:rPr>
        <w:t xml:space="preserve"> (नाबालिका छोरी कृतिका र म</w:t>
      </w:r>
      <w:r w:rsidR="00CE5C02">
        <w:rPr>
          <w:rFonts w:ascii="Utsaah" w:hAnsi="Utsaah" w:cs="Kalimati" w:hint="cs"/>
          <w:sz w:val="24"/>
          <w:szCs w:val="24"/>
          <w:cs/>
        </w:rPr>
        <w:t xml:space="preserve"> कलावती कुँवरको) हुन आउने </w:t>
      </w:r>
      <w:del w:id="11" w:author="nec-mudda1" w:date="2022-12-23T03:55:00Z">
        <w:r w:rsidR="00C070D7">
          <w:rPr>
            <w:rFonts w:ascii="Utsaah" w:hAnsi="Utsaah" w:cs="Kalimati" w:hint="cs"/>
            <w:sz w:val="24"/>
            <w:szCs w:val="24"/>
            <w:cs/>
          </w:rPr>
          <w:delText>सम्पति</w:delText>
        </w:r>
      </w:del>
      <w:ins w:id="12" w:author="nec-mudda1" w:date="2022-12-23T03:55:00Z">
        <w:r w:rsidR="00CE5C02">
          <w:rPr>
            <w:rFonts w:ascii="Utsaah" w:hAnsi="Utsaah" w:cs="Kalimati" w:hint="cs"/>
            <w:sz w:val="24"/>
            <w:szCs w:val="24"/>
            <w:cs/>
          </w:rPr>
          <w:t>सम्पत्ति</w:t>
        </w:r>
      </w:ins>
      <w:r w:rsidR="00CE5C02">
        <w:rPr>
          <w:rFonts w:ascii="Utsaah" w:hAnsi="Utsaah" w:cs="Kalimati" w:hint="cs"/>
          <w:sz w:val="24"/>
          <w:szCs w:val="24"/>
          <w:cs/>
        </w:rPr>
        <w:t xml:space="preserve"> दिलाई पाउँ </w:t>
      </w:r>
      <w:del w:id="13" w:author="nec-mudda1" w:date="2022-12-23T03:55:00Z">
        <w:r w:rsidR="00C070D7">
          <w:rPr>
            <w:rFonts w:ascii="Utsaah" w:hAnsi="Utsaah" w:cs="Kalimati" w:hint="cs"/>
            <w:sz w:val="24"/>
            <w:szCs w:val="24"/>
            <w:cs/>
          </w:rPr>
          <w:delText>भनी</w:delText>
        </w:r>
      </w:del>
      <w:ins w:id="14" w:author="nec-mudda1" w:date="2022-12-23T03:55:00Z">
        <w:r w:rsidR="00CE5C02">
          <w:rPr>
            <w:rFonts w:ascii="Utsaah" w:hAnsi="Utsaah" w:cs="Kalimati" w:hint="cs"/>
            <w:sz w:val="24"/>
            <w:szCs w:val="24"/>
            <w:cs/>
          </w:rPr>
          <w:t>भन्ने</w:t>
        </w:r>
      </w:ins>
      <w:r w:rsidR="00CE5C02">
        <w:rPr>
          <w:rFonts w:ascii="Utsaah" w:hAnsi="Utsaah" w:cs="Kalimati" w:hint="cs"/>
          <w:sz w:val="24"/>
          <w:szCs w:val="24"/>
          <w:cs/>
        </w:rPr>
        <w:t xml:space="preserve"> </w:t>
      </w:r>
      <w:r w:rsidR="00C070D7">
        <w:rPr>
          <w:rFonts w:ascii="Utsaah" w:hAnsi="Utsaah" w:cs="Kalimati" w:hint="cs"/>
          <w:sz w:val="24"/>
          <w:szCs w:val="24"/>
          <w:cs/>
        </w:rPr>
        <w:t xml:space="preserve">फिराद </w:t>
      </w:r>
      <w:del w:id="15" w:author="nec-mudda1" w:date="2022-12-23T03:55:00Z">
        <w:r w:rsidR="00C070D7">
          <w:rPr>
            <w:rFonts w:ascii="Utsaah" w:hAnsi="Utsaah" w:cs="Kalimati" w:hint="cs"/>
            <w:sz w:val="24"/>
            <w:szCs w:val="24"/>
            <w:cs/>
          </w:rPr>
          <w:delText>दिएको देखिएको</w:delText>
        </w:r>
      </w:del>
      <w:ins w:id="16" w:author="nec-mudda1" w:date="2022-12-23T03:55:00Z">
        <w:r w:rsidR="00CE5C02">
          <w:rPr>
            <w:rFonts w:ascii="Utsaah" w:hAnsi="Utsaah" w:cs="Kalimati" w:hint="cs"/>
            <w:sz w:val="24"/>
            <w:szCs w:val="24"/>
            <w:cs/>
          </w:rPr>
          <w:t>रहे</w:t>
        </w:r>
        <w:r w:rsidR="00C070D7">
          <w:rPr>
            <w:rFonts w:ascii="Utsaah" w:hAnsi="Utsaah" w:cs="Kalimati" w:hint="cs"/>
            <w:sz w:val="24"/>
            <w:szCs w:val="24"/>
            <w:cs/>
          </w:rPr>
          <w:t>को</w:t>
        </w:r>
      </w:ins>
      <w:r w:rsidR="00C070D7">
        <w:rPr>
          <w:rFonts w:ascii="Utsaah" w:hAnsi="Utsaah" w:cs="Kalimati" w:hint="cs"/>
          <w:sz w:val="24"/>
          <w:szCs w:val="24"/>
          <w:cs/>
        </w:rPr>
        <w:t xml:space="preserve"> तर मूल अशियार भनिएका रति कुँवरलाई प्रतिवादी बनाईएको </w:t>
      </w:r>
      <w:del w:id="17" w:author="nec-mudda1" w:date="2022-12-23T03:55:00Z">
        <w:r w:rsidR="00C070D7">
          <w:rPr>
            <w:rFonts w:ascii="Utsaah" w:hAnsi="Utsaah" w:cs="Kalimati" w:hint="cs"/>
            <w:sz w:val="24"/>
            <w:szCs w:val="24"/>
            <w:cs/>
          </w:rPr>
          <w:delText>नदेखिदा</w:delText>
        </w:r>
      </w:del>
      <w:ins w:id="18" w:author="nec-mudda1" w:date="2022-12-23T03:55:00Z">
        <w:r w:rsidR="00C070D7">
          <w:rPr>
            <w:rFonts w:ascii="Utsaah" w:hAnsi="Utsaah" w:cs="Kalimati" w:hint="cs"/>
            <w:sz w:val="24"/>
            <w:szCs w:val="24"/>
            <w:cs/>
          </w:rPr>
          <w:t>नदेखि</w:t>
        </w:r>
        <w:r w:rsidR="00CE5C02">
          <w:rPr>
            <w:rFonts w:ascii="Utsaah" w:hAnsi="Utsaah" w:cs="Kalimati" w:hint="cs"/>
            <w:sz w:val="24"/>
            <w:szCs w:val="24"/>
            <w:cs/>
          </w:rPr>
          <w:t>ँ</w:t>
        </w:r>
        <w:r w:rsidR="00C070D7">
          <w:rPr>
            <w:rFonts w:ascii="Utsaah" w:hAnsi="Utsaah" w:cs="Kalimati" w:hint="cs"/>
            <w:sz w:val="24"/>
            <w:szCs w:val="24"/>
            <w:cs/>
          </w:rPr>
          <w:t>दा</w:t>
        </w:r>
      </w:ins>
      <w:r w:rsidR="00C070D7">
        <w:rPr>
          <w:rFonts w:ascii="Utsaah" w:hAnsi="Utsaah" w:cs="Kalimati" w:hint="cs"/>
          <w:sz w:val="24"/>
          <w:szCs w:val="24"/>
          <w:cs/>
        </w:rPr>
        <w:t xml:space="preserve"> </w:t>
      </w:r>
      <w:r>
        <w:rPr>
          <w:rFonts w:ascii="Utsaah" w:hAnsi="Utsaah" w:cs="Kalimati" w:hint="cs"/>
          <w:sz w:val="24"/>
          <w:szCs w:val="24"/>
          <w:cs/>
        </w:rPr>
        <w:t xml:space="preserve">निज </w:t>
      </w:r>
      <w:r w:rsidR="00451144">
        <w:rPr>
          <w:rFonts w:ascii="Utsaah" w:hAnsi="Utsaah" w:cs="Kalimati" w:hint="cs"/>
          <w:sz w:val="24"/>
          <w:szCs w:val="24"/>
          <w:cs/>
        </w:rPr>
        <w:t>रति कुँवर</w:t>
      </w:r>
      <w:del w:id="19" w:author="nec-mudda1" w:date="2022-12-23T03:55:00Z">
        <w:r w:rsidR="00451144">
          <w:rPr>
            <w:rFonts w:ascii="Utsaah" w:hAnsi="Utsaah" w:cs="Kalimati" w:hint="cs"/>
            <w:sz w:val="24"/>
            <w:szCs w:val="24"/>
            <w:cs/>
          </w:rPr>
          <w:delText>लाई</w:delText>
        </w:r>
        <w:r w:rsidRPr="00867163">
          <w:rPr>
            <w:rFonts w:ascii="Utsaah" w:hAnsi="Utsaah" w:cs="Kalimati" w:hint="cs"/>
            <w:sz w:val="24"/>
            <w:szCs w:val="24"/>
            <w:cs/>
          </w:rPr>
          <w:delText xml:space="preserve">बुझ्नुपर्ने </w:delText>
        </w:r>
        <w:r>
          <w:rPr>
            <w:rFonts w:ascii="Utsaah" w:hAnsi="Utsaah" w:cs="Kalimati" w:hint="cs"/>
            <w:sz w:val="24"/>
            <w:szCs w:val="24"/>
            <w:cs/>
          </w:rPr>
          <w:delText>देखि</w:delText>
        </w:r>
        <w:r w:rsidRPr="00867163">
          <w:rPr>
            <w:rFonts w:ascii="Utsaah" w:hAnsi="Utsaah" w:cs="Kalimati" w:hint="cs"/>
            <w:sz w:val="24"/>
            <w:szCs w:val="24"/>
            <w:cs/>
          </w:rPr>
          <w:delText>एक</w:delText>
        </w:r>
        <w:r>
          <w:rPr>
            <w:rFonts w:ascii="Utsaah" w:hAnsi="Utsaah" w:cs="Kalimati" w:hint="cs"/>
            <w:sz w:val="24"/>
            <w:szCs w:val="24"/>
            <w:cs/>
          </w:rPr>
          <w:delText>ो</w:delText>
        </w:r>
        <w:r w:rsidRPr="00867163">
          <w:rPr>
            <w:rFonts w:ascii="Utsaah" w:hAnsi="Utsaah" w:cs="Kalimati" w:hint="cs"/>
            <w:sz w:val="24"/>
            <w:szCs w:val="24"/>
            <w:cs/>
          </w:rPr>
          <w:delText>ले</w:delText>
        </w:r>
      </w:del>
      <w:ins w:id="20" w:author="nec-mudda1" w:date="2022-12-23T03:55:00Z">
        <w:r w:rsidR="00CE5C02">
          <w:rPr>
            <w:rFonts w:ascii="Utsaah" w:hAnsi="Utsaah" w:cs="Kalimati" w:hint="cs"/>
            <w:sz w:val="24"/>
            <w:szCs w:val="24"/>
            <w:cs/>
          </w:rPr>
          <w:t xml:space="preserve"> तथा निजबाट अंश पाउने अन्य अंशियार छ छैनन? सो कुरा समेत</w:t>
        </w:r>
      </w:ins>
      <w:r w:rsidR="00CE5C02">
        <w:rPr>
          <w:rFonts w:ascii="Utsaah" w:hAnsi="Utsaah" w:cs="Kalimati" w:hint="cs"/>
          <w:sz w:val="24"/>
          <w:szCs w:val="24"/>
          <w:cs/>
        </w:rPr>
        <w:t xml:space="preserve"> बादीको कागज गरी </w:t>
      </w:r>
      <w:del w:id="21" w:author="nec-mudda1" w:date="2022-12-23T03:55:00Z">
        <w:r w:rsidRPr="00867163">
          <w:rPr>
            <w:rFonts w:ascii="Utsaah" w:hAnsi="Utsaah" w:cs="Kalimati" w:hint="cs"/>
            <w:sz w:val="24"/>
            <w:szCs w:val="24"/>
            <w:cs/>
          </w:rPr>
          <w:delText>निज</w:delText>
        </w:r>
        <w:r w:rsidR="00451144">
          <w:rPr>
            <w:rFonts w:ascii="Utsaah" w:hAnsi="Utsaah" w:cs="Kalimati" w:hint="cs"/>
            <w:sz w:val="24"/>
            <w:szCs w:val="24"/>
            <w:cs/>
          </w:rPr>
          <w:delText xml:space="preserve">रति कुँरको </w:delText>
        </w:r>
        <w:r w:rsidRPr="00867163">
          <w:rPr>
            <w:rFonts w:ascii="Utsaah" w:hAnsi="Utsaah" w:cs="Kalimati" w:hint="cs"/>
            <w:sz w:val="24"/>
            <w:szCs w:val="24"/>
            <w:cs/>
          </w:rPr>
          <w:delText xml:space="preserve">वतन </w:delText>
        </w:r>
      </w:del>
      <w:r w:rsidR="00CE5C02">
        <w:rPr>
          <w:rFonts w:ascii="Utsaah" w:hAnsi="Utsaah" w:cs="Kalimati" w:hint="cs"/>
          <w:sz w:val="24"/>
          <w:szCs w:val="24"/>
          <w:cs/>
        </w:rPr>
        <w:t xml:space="preserve">खुलाउन लगाई </w:t>
      </w:r>
      <w:ins w:id="22" w:author="nec-mudda1" w:date="2022-12-23T03:55:00Z">
        <w:r w:rsidR="00CE5C02">
          <w:rPr>
            <w:rFonts w:ascii="Utsaah" w:hAnsi="Utsaah" w:cs="Kalimati" w:hint="cs"/>
            <w:sz w:val="24"/>
            <w:szCs w:val="24"/>
            <w:cs/>
          </w:rPr>
          <w:t xml:space="preserve">एकासगोलाका रति कुवर लगायत अन्य अंशियार भए निजहरुको नाउँमा </w:t>
        </w:r>
      </w:ins>
      <w:r w:rsidRPr="00867163">
        <w:rPr>
          <w:rFonts w:ascii="Utsaah" w:hAnsi="Utsaah" w:cs="Kalimati" w:hint="cs"/>
          <w:sz w:val="24"/>
          <w:szCs w:val="24"/>
          <w:cs/>
        </w:rPr>
        <w:t>मुलुकी देवानी कार्यविधि संहिता</w:t>
      </w:r>
      <w:r w:rsidRPr="00867163">
        <w:rPr>
          <w:rFonts w:ascii="Utsaah" w:hAnsi="Utsaah" w:cs="Kalimati"/>
          <w:sz w:val="24"/>
          <w:szCs w:val="24"/>
        </w:rPr>
        <w:t>,</w:t>
      </w:r>
      <w:r w:rsidRPr="00867163">
        <w:rPr>
          <w:rFonts w:ascii="Utsaah" w:hAnsi="Utsaah" w:cs="Kalimati" w:hint="cs"/>
          <w:sz w:val="24"/>
          <w:szCs w:val="24"/>
          <w:cs/>
        </w:rPr>
        <w:t xml:space="preserve">२०७४ </w:t>
      </w:r>
      <w:r>
        <w:rPr>
          <w:rFonts w:ascii="Utsaah" w:hAnsi="Utsaah" w:cs="Kalimati" w:hint="cs"/>
          <w:sz w:val="24"/>
          <w:szCs w:val="24"/>
          <w:cs/>
        </w:rPr>
        <w:t>को दफा १२३ बमोजिम</w:t>
      </w:r>
      <w:del w:id="23" w:author="nec-mudda1" w:date="2022-12-23T03:55:00Z">
        <w:r>
          <w:rPr>
            <w:rFonts w:ascii="Utsaah" w:hAnsi="Utsaah" w:cs="Kalimati" w:hint="cs"/>
            <w:sz w:val="24"/>
            <w:szCs w:val="24"/>
            <w:cs/>
          </w:rPr>
          <w:delText xml:space="preserve"> निजको नाउमा</w:delText>
        </w:r>
      </w:del>
      <w:r>
        <w:rPr>
          <w:rFonts w:ascii="Utsaah" w:hAnsi="Utsaah" w:cs="Kalimati" w:hint="cs"/>
          <w:sz w:val="24"/>
          <w:szCs w:val="24"/>
          <w:cs/>
        </w:rPr>
        <w:t xml:space="preserve"> सात दिने म्याद जारी गरी उपस्थित भए बयानको लागि इजलास समक्ष पेश गर्नु र म्यादमा उपस्थित नभए नियमानुसार गरी पेश गर्न</w:t>
      </w:r>
      <w:ins w:id="24" w:author="nec-mudda1" w:date="2022-12-23T03:55:00Z">
        <w:r w:rsidR="00CE5C02">
          <w:rPr>
            <w:rFonts w:ascii="Utsaah" w:hAnsi="Utsaah" w:cs="Kalimati" w:hint="cs"/>
            <w:sz w:val="24"/>
            <w:szCs w:val="24"/>
            <w:cs/>
          </w:rPr>
          <w:t>ु</w:t>
        </w:r>
      </w:ins>
      <w:r w:rsidRPr="00867163">
        <w:rPr>
          <w:rFonts w:ascii="Utsaah" w:hAnsi="Utsaah" w:cs="Kalimati" w:hint="cs"/>
          <w:sz w:val="24"/>
          <w:szCs w:val="24"/>
          <w:cs/>
        </w:rPr>
        <w:t xml:space="preserve">  ।</w:t>
      </w:r>
    </w:p>
    <w:p w:rsidR="0034593C" w:rsidRDefault="0034593C" w:rsidP="0034593C">
      <w:pPr>
        <w:spacing w:after="0"/>
        <w:jc w:val="both"/>
        <w:rPr>
          <w:rFonts w:ascii="Utsaah" w:hAnsi="Utsaah" w:cs="Kalimati"/>
          <w:sz w:val="24"/>
          <w:szCs w:val="24"/>
        </w:rPr>
      </w:pPr>
    </w:p>
    <w:p w:rsidR="0034593C" w:rsidRPr="00867163" w:rsidRDefault="0034593C" w:rsidP="0034593C">
      <w:pPr>
        <w:spacing w:after="0"/>
        <w:jc w:val="both"/>
        <w:rPr>
          <w:rFonts w:ascii="Utsaah" w:hAnsi="Utsaah" w:cs="Kalimati"/>
          <w:sz w:val="24"/>
          <w:szCs w:val="24"/>
        </w:rPr>
      </w:pPr>
    </w:p>
    <w:p w:rsidR="0034593C" w:rsidRPr="00D03C72" w:rsidRDefault="0034593C" w:rsidP="0034593C">
      <w:pPr>
        <w:spacing w:after="0" w:line="240" w:lineRule="auto"/>
        <w:ind w:firstLine="720"/>
        <w:jc w:val="right"/>
        <w:rPr>
          <w:rFonts w:ascii="Utsaah" w:hAnsi="Utsaah" w:cs="Kalimati"/>
          <w:sz w:val="24"/>
          <w:szCs w:val="24"/>
        </w:rPr>
      </w:pPr>
      <w:r w:rsidRPr="00D03C72">
        <w:rPr>
          <w:rFonts w:ascii="Utsaah" w:hAnsi="Utsaah" w:cs="Kalimati"/>
          <w:sz w:val="24"/>
          <w:szCs w:val="24"/>
          <w:cs/>
        </w:rPr>
        <w:t xml:space="preserve">जिल्ला न्यायाधीश </w:t>
      </w:r>
    </w:p>
    <w:p w:rsidR="0034593C" w:rsidRDefault="0034593C" w:rsidP="0034593C">
      <w:pPr>
        <w:spacing w:after="0" w:line="240" w:lineRule="auto"/>
        <w:jc w:val="center"/>
        <w:rPr>
          <w:rFonts w:ascii="Utsaah" w:hAnsi="Utsaah" w:cs="Utsaah"/>
          <w:b/>
          <w:bCs/>
          <w:sz w:val="40"/>
          <w:szCs w:val="40"/>
        </w:rPr>
      </w:pPr>
      <w:r w:rsidRPr="00D03C72">
        <w:rPr>
          <w:rFonts w:ascii="Utsaah" w:hAnsi="Utsaah" w:cs="Kalimati"/>
          <w:sz w:val="24"/>
          <w:szCs w:val="24"/>
          <w:cs/>
        </w:rPr>
        <w:t xml:space="preserve">ईति सम्वत २०७९साल </w:t>
      </w:r>
      <w:r w:rsidR="002F18BB">
        <w:rPr>
          <w:rFonts w:ascii="Utsaah" w:hAnsi="Utsaah" w:cs="Kalimati" w:hint="cs"/>
          <w:sz w:val="24"/>
          <w:szCs w:val="24"/>
          <w:cs/>
        </w:rPr>
        <w:t>पुष ७</w:t>
      </w:r>
      <w:r w:rsidRPr="00D03C72">
        <w:rPr>
          <w:rFonts w:ascii="Utsaah" w:hAnsi="Utsaah" w:cs="Kalimati"/>
          <w:sz w:val="24"/>
          <w:szCs w:val="24"/>
          <w:cs/>
        </w:rPr>
        <w:t xml:space="preserve"> गते रोज </w:t>
      </w:r>
      <w:r>
        <w:rPr>
          <w:rFonts w:ascii="Utsaah" w:hAnsi="Utsaah" w:cs="Kalimati" w:hint="cs"/>
          <w:sz w:val="24"/>
          <w:szCs w:val="24"/>
          <w:cs/>
        </w:rPr>
        <w:t>5</w:t>
      </w:r>
      <w:r w:rsidRPr="00D03C72">
        <w:rPr>
          <w:rFonts w:ascii="Utsaah" w:hAnsi="Utsaah" w:cs="Kalimati"/>
          <w:sz w:val="24"/>
          <w:szCs w:val="24"/>
          <w:cs/>
        </w:rPr>
        <w:t xml:space="preserve"> मा शुभम.............................................</w:t>
      </w: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rsidP="0034593C">
      <w:pPr>
        <w:spacing w:after="0" w:line="240" w:lineRule="auto"/>
        <w:jc w:val="center"/>
        <w:rPr>
          <w:rFonts w:ascii="Utsaah" w:hAnsi="Utsaah" w:cs="Kalimati"/>
          <w:b/>
          <w:bCs/>
          <w:sz w:val="24"/>
          <w:szCs w:val="24"/>
        </w:rPr>
      </w:pPr>
    </w:p>
    <w:p w:rsidR="0034593C" w:rsidRDefault="0034593C">
      <w:pPr>
        <w:rPr>
          <w:rFonts w:ascii="Utsaah" w:hAnsi="Utsaah" w:cs="Kalimati"/>
          <w:b/>
          <w:bCs/>
          <w:sz w:val="24"/>
          <w:szCs w:val="24"/>
          <w:cs/>
        </w:rPr>
      </w:pPr>
    </w:p>
    <w:p w:rsidR="001907EE" w:rsidRPr="00D03C72" w:rsidRDefault="001907EE" w:rsidP="001907EE">
      <w:pPr>
        <w:spacing w:after="0" w:line="240" w:lineRule="auto"/>
        <w:jc w:val="center"/>
        <w:rPr>
          <w:rFonts w:ascii="Utsaah" w:hAnsi="Utsaah" w:cs="Kalimati"/>
          <w:b/>
          <w:bCs/>
          <w:sz w:val="24"/>
          <w:szCs w:val="24"/>
        </w:rPr>
      </w:pPr>
      <w:r w:rsidRPr="00D03C72">
        <w:rPr>
          <w:rFonts w:ascii="Utsaah" w:hAnsi="Utsaah" w:cs="Kalimati"/>
          <w:b/>
          <w:bCs/>
          <w:sz w:val="24"/>
          <w:szCs w:val="24"/>
          <w:cs/>
        </w:rPr>
        <w:t xml:space="preserve">श्री </w:t>
      </w:r>
    </w:p>
    <w:p w:rsidR="001907EE" w:rsidRPr="00D03C72" w:rsidRDefault="001907EE" w:rsidP="001907EE">
      <w:pPr>
        <w:spacing w:after="0" w:line="240" w:lineRule="auto"/>
        <w:jc w:val="center"/>
        <w:rPr>
          <w:rFonts w:ascii="Utsaah" w:hAnsi="Utsaah" w:cs="Kalimati"/>
          <w:b/>
          <w:bCs/>
          <w:sz w:val="28"/>
          <w:szCs w:val="28"/>
        </w:rPr>
      </w:pPr>
      <w:r w:rsidRPr="00D03C72">
        <w:rPr>
          <w:rFonts w:ascii="Utsaah" w:hAnsi="Utsaah" w:cs="Kalimati"/>
          <w:b/>
          <w:bCs/>
          <w:sz w:val="28"/>
          <w:szCs w:val="28"/>
          <w:cs/>
        </w:rPr>
        <w:t>कञ्चनपुर जिल्ला अदालत</w:t>
      </w:r>
    </w:p>
    <w:p w:rsidR="001907EE" w:rsidRPr="00D03C72" w:rsidRDefault="001907EE" w:rsidP="001907EE">
      <w:pPr>
        <w:spacing w:after="0" w:line="240" w:lineRule="auto"/>
        <w:jc w:val="center"/>
        <w:rPr>
          <w:rFonts w:ascii="Utsaah" w:hAnsi="Utsaah" w:cs="Kalimati"/>
          <w:b/>
          <w:bCs/>
          <w:sz w:val="24"/>
          <w:szCs w:val="24"/>
          <w:u w:val="single"/>
        </w:rPr>
      </w:pPr>
      <w:r w:rsidRPr="00D03C72">
        <w:rPr>
          <w:rFonts w:ascii="Utsaah" w:hAnsi="Utsaah" w:cs="Kalimati"/>
          <w:b/>
          <w:bCs/>
          <w:sz w:val="24"/>
          <w:szCs w:val="24"/>
          <w:u w:val="single"/>
          <w:cs/>
        </w:rPr>
        <w:t>इजलास</w:t>
      </w:r>
    </w:p>
    <w:p w:rsidR="001907EE" w:rsidRPr="00D03C72" w:rsidRDefault="001907EE" w:rsidP="001907EE">
      <w:pPr>
        <w:spacing w:after="0" w:line="240" w:lineRule="auto"/>
        <w:jc w:val="center"/>
        <w:rPr>
          <w:rFonts w:ascii="Utsaah" w:hAnsi="Utsaah" w:cs="Kalimati"/>
          <w:sz w:val="24"/>
          <w:szCs w:val="24"/>
        </w:rPr>
      </w:pPr>
      <w:r w:rsidRPr="00D03C72">
        <w:rPr>
          <w:rFonts w:ascii="Utsaah" w:hAnsi="Utsaah" w:cs="Kalimati"/>
          <w:sz w:val="24"/>
          <w:szCs w:val="24"/>
          <w:cs/>
        </w:rPr>
        <w:t>माननीय जिल्ला न्यायाधीश श्री पदमराज पाण्डेय</w:t>
      </w:r>
    </w:p>
    <w:p w:rsidR="001907EE" w:rsidRDefault="001907EE" w:rsidP="001907EE">
      <w:pPr>
        <w:spacing w:after="0" w:line="240" w:lineRule="auto"/>
        <w:jc w:val="center"/>
        <w:rPr>
          <w:rFonts w:ascii="Utsaah" w:hAnsi="Utsaah" w:cs="Kalimati"/>
          <w:b/>
          <w:bCs/>
          <w:sz w:val="24"/>
          <w:szCs w:val="24"/>
          <w:u w:val="single"/>
        </w:rPr>
      </w:pPr>
      <w:r w:rsidRPr="00D03C72">
        <w:rPr>
          <w:rFonts w:ascii="Utsaah" w:hAnsi="Utsaah" w:cs="Kalimati"/>
          <w:b/>
          <w:bCs/>
          <w:sz w:val="24"/>
          <w:szCs w:val="24"/>
          <w:u w:val="single"/>
          <w:cs/>
        </w:rPr>
        <w:t>आदेश</w:t>
      </w:r>
    </w:p>
    <w:p w:rsidR="001907EE" w:rsidRPr="00D03C72" w:rsidRDefault="001907EE" w:rsidP="001907EE">
      <w:pPr>
        <w:spacing w:after="0" w:line="240" w:lineRule="auto"/>
        <w:jc w:val="center"/>
        <w:rPr>
          <w:rFonts w:ascii="Utsaah" w:hAnsi="Utsaah" w:cs="Kalimati"/>
          <w:b/>
          <w:bCs/>
          <w:sz w:val="24"/>
          <w:szCs w:val="24"/>
        </w:rPr>
      </w:pPr>
      <w:r w:rsidRPr="00D03C72">
        <w:rPr>
          <w:rFonts w:ascii="Utsaah" w:hAnsi="Utsaah" w:cs="Kalimati"/>
          <w:b/>
          <w:bCs/>
          <w:sz w:val="24"/>
          <w:szCs w:val="24"/>
          <w:cs/>
        </w:rPr>
        <w:t>मुद्दा नः-०७</w:t>
      </w:r>
      <w:r>
        <w:rPr>
          <w:rFonts w:ascii="Utsaah" w:hAnsi="Utsaah" w:cs="Kalimati" w:hint="cs"/>
          <w:b/>
          <w:bCs/>
          <w:sz w:val="24"/>
          <w:szCs w:val="24"/>
          <w:cs/>
        </w:rPr>
        <w:t>८</w:t>
      </w:r>
      <w:r w:rsidRPr="00D03C72">
        <w:rPr>
          <w:rFonts w:ascii="Utsaah" w:hAnsi="Utsaah" w:cs="Kalimati"/>
          <w:b/>
          <w:bCs/>
          <w:sz w:val="24"/>
          <w:szCs w:val="24"/>
          <w:cs/>
        </w:rPr>
        <w:t>-</w:t>
      </w:r>
      <w:r w:rsidRPr="00D03C72">
        <w:rPr>
          <w:rFonts w:ascii="Utsaah" w:hAnsi="Utsaah" w:cs="Kalimati"/>
          <w:b/>
          <w:bCs/>
          <w:sz w:val="30"/>
          <w:szCs w:val="30"/>
        </w:rPr>
        <w:t>CP</w:t>
      </w:r>
      <w:r w:rsidRPr="00D03C72">
        <w:rPr>
          <w:rFonts w:ascii="Utsaah" w:hAnsi="Utsaah" w:cs="Kalimati"/>
          <w:b/>
          <w:bCs/>
          <w:sz w:val="24"/>
          <w:szCs w:val="24"/>
          <w:cs/>
        </w:rPr>
        <w:t>-०</w:t>
      </w:r>
      <w:r>
        <w:rPr>
          <w:rFonts w:ascii="Utsaah" w:hAnsi="Utsaah" w:cs="Kalimati" w:hint="cs"/>
          <w:b/>
          <w:bCs/>
          <w:sz w:val="24"/>
          <w:szCs w:val="24"/>
          <w:cs/>
        </w:rPr>
        <w:t>40०</w:t>
      </w:r>
    </w:p>
    <w:p w:rsidR="001907EE" w:rsidRPr="00D03C72" w:rsidRDefault="001907EE" w:rsidP="001907EE">
      <w:pPr>
        <w:spacing w:after="0" w:line="240" w:lineRule="auto"/>
        <w:jc w:val="center"/>
        <w:rPr>
          <w:rFonts w:ascii="Utsaah" w:hAnsi="Utsaah" w:cs="Kalimati"/>
          <w:b/>
          <w:bCs/>
          <w:sz w:val="24"/>
          <w:szCs w:val="24"/>
          <w:u w:val="single"/>
        </w:rPr>
      </w:pPr>
    </w:p>
    <w:p w:rsidR="001907EE" w:rsidRPr="00D03C72" w:rsidRDefault="001907EE" w:rsidP="001907EE">
      <w:pPr>
        <w:spacing w:after="0" w:line="240" w:lineRule="auto"/>
        <w:jc w:val="both"/>
        <w:rPr>
          <w:rFonts w:ascii="Utsaah" w:hAnsi="Utsaah" w:cs="Kalimati"/>
          <w:sz w:val="24"/>
          <w:szCs w:val="24"/>
        </w:rPr>
      </w:pPr>
      <w:r>
        <w:rPr>
          <w:rFonts w:ascii="Utsaah" w:hAnsi="Utsaah" w:cs="Kalimati" w:hint="cs"/>
          <w:sz w:val="24"/>
          <w:szCs w:val="24"/>
          <w:cs/>
        </w:rPr>
        <w:t xml:space="preserve">गिता चौधरी </w:t>
      </w:r>
      <w:r w:rsidRPr="00D03C72">
        <w:rPr>
          <w:rFonts w:ascii="Utsaah" w:hAnsi="Utsaah" w:cs="Kalimati"/>
          <w:sz w:val="24"/>
          <w:szCs w:val="24"/>
          <w:cs/>
        </w:rPr>
        <w:t>..........................................................................</w:t>
      </w:r>
      <w:r>
        <w:rPr>
          <w:rFonts w:ascii="Utsaah" w:hAnsi="Utsaah" w:cs="Kalimati" w:hint="cs"/>
          <w:sz w:val="24"/>
          <w:szCs w:val="24"/>
          <w:cs/>
        </w:rPr>
        <w:t>....</w:t>
      </w:r>
      <w:r w:rsidRPr="00D03C72">
        <w:rPr>
          <w:rFonts w:ascii="Utsaah" w:hAnsi="Utsaah" w:cs="Kalimati"/>
          <w:sz w:val="24"/>
          <w:szCs w:val="24"/>
          <w:cs/>
        </w:rPr>
        <w:t>..............बादी</w:t>
      </w:r>
    </w:p>
    <w:p w:rsidR="001907EE" w:rsidRPr="00D03C72" w:rsidRDefault="001907EE" w:rsidP="001907EE">
      <w:pPr>
        <w:spacing w:after="0" w:line="240" w:lineRule="auto"/>
        <w:jc w:val="center"/>
        <w:rPr>
          <w:rFonts w:ascii="Utsaah" w:hAnsi="Utsaah" w:cs="Kalimati"/>
          <w:b/>
          <w:bCs/>
          <w:sz w:val="24"/>
          <w:szCs w:val="24"/>
          <w:u w:val="single"/>
        </w:rPr>
      </w:pPr>
      <w:r w:rsidRPr="00D03C72">
        <w:rPr>
          <w:rFonts w:ascii="Utsaah" w:hAnsi="Utsaah" w:cs="Kalimati"/>
          <w:b/>
          <w:bCs/>
          <w:sz w:val="24"/>
          <w:szCs w:val="24"/>
          <w:u w:val="single"/>
          <w:cs/>
        </w:rPr>
        <w:t>बिरुद्ध</w:t>
      </w:r>
    </w:p>
    <w:p w:rsidR="001907EE" w:rsidRPr="00D03C72" w:rsidRDefault="001907EE" w:rsidP="001907EE">
      <w:pPr>
        <w:spacing w:after="0" w:line="240" w:lineRule="auto"/>
        <w:jc w:val="both"/>
        <w:rPr>
          <w:rFonts w:ascii="Utsaah" w:hAnsi="Utsaah" w:cs="Kalimati"/>
          <w:sz w:val="24"/>
          <w:szCs w:val="24"/>
        </w:rPr>
      </w:pPr>
      <w:r>
        <w:rPr>
          <w:rFonts w:ascii="Utsaah" w:hAnsi="Utsaah" w:cs="Kalimati" w:hint="cs"/>
          <w:sz w:val="24"/>
          <w:szCs w:val="24"/>
          <w:cs/>
        </w:rPr>
        <w:t>मनबिर चौधरी समेत</w:t>
      </w:r>
      <w:r w:rsidRPr="00D03C72">
        <w:rPr>
          <w:rFonts w:ascii="Utsaah" w:hAnsi="Utsaah" w:cs="Kalimati"/>
          <w:sz w:val="24"/>
          <w:szCs w:val="24"/>
          <w:cs/>
        </w:rPr>
        <w:t>..</w:t>
      </w:r>
      <w:r w:rsidRPr="00D03C72">
        <w:rPr>
          <w:rFonts w:ascii="Utsaah" w:hAnsi="Utsaah" w:cs="Kalimati"/>
          <w:sz w:val="24"/>
          <w:szCs w:val="24"/>
        </w:rPr>
        <w:t>.</w:t>
      </w:r>
      <w:r w:rsidRPr="00D03C72">
        <w:rPr>
          <w:rFonts w:ascii="Utsaah" w:hAnsi="Utsaah" w:cs="Kalimati" w:hint="cs"/>
          <w:sz w:val="24"/>
          <w:szCs w:val="24"/>
          <w:cs/>
        </w:rPr>
        <w:t>..................................................................................प्रतिबादी</w:t>
      </w:r>
    </w:p>
    <w:p w:rsidR="001907EE" w:rsidRPr="00763C5B" w:rsidRDefault="001907EE" w:rsidP="001907EE">
      <w:pPr>
        <w:spacing w:after="0" w:line="240" w:lineRule="auto"/>
        <w:jc w:val="center"/>
        <w:rPr>
          <w:rFonts w:ascii="Utsaah" w:hAnsi="Utsaah" w:cs="Kalimati"/>
          <w:sz w:val="12"/>
          <w:szCs w:val="12"/>
        </w:rPr>
      </w:pPr>
    </w:p>
    <w:p w:rsidR="001907EE" w:rsidRDefault="001907EE" w:rsidP="001907EE">
      <w:pPr>
        <w:spacing w:after="0" w:line="240" w:lineRule="auto"/>
        <w:jc w:val="center"/>
        <w:rPr>
          <w:rFonts w:ascii="Utsaah" w:hAnsi="Utsaah" w:cs="Kalimati"/>
          <w:sz w:val="24"/>
          <w:szCs w:val="24"/>
        </w:rPr>
      </w:pPr>
      <w:r w:rsidRPr="00D03C72">
        <w:rPr>
          <w:rFonts w:ascii="Utsaah" w:hAnsi="Utsaah" w:cs="Kalimati"/>
          <w:sz w:val="24"/>
          <w:szCs w:val="24"/>
          <w:cs/>
        </w:rPr>
        <w:t>मुद्दाः-</w:t>
      </w:r>
      <w:r>
        <w:rPr>
          <w:rFonts w:ascii="Utsaah" w:hAnsi="Utsaah" w:cs="Kalimati" w:hint="cs"/>
          <w:sz w:val="24"/>
          <w:szCs w:val="24"/>
          <w:cs/>
        </w:rPr>
        <w:t>जालसाजी ।</w:t>
      </w:r>
    </w:p>
    <w:p w:rsidR="001907EE" w:rsidRPr="00867163" w:rsidRDefault="001907EE" w:rsidP="001907EE">
      <w:pPr>
        <w:spacing w:after="0" w:line="240" w:lineRule="auto"/>
        <w:jc w:val="center"/>
        <w:rPr>
          <w:rFonts w:ascii="Utsaah" w:hAnsi="Utsaah" w:cs="Kalimati"/>
          <w:sz w:val="24"/>
          <w:szCs w:val="24"/>
        </w:rPr>
      </w:pPr>
    </w:p>
    <w:p w:rsidR="001907EE" w:rsidRDefault="001907EE" w:rsidP="001907EE">
      <w:pPr>
        <w:spacing w:after="0"/>
        <w:jc w:val="both"/>
        <w:rPr>
          <w:rFonts w:ascii="Utsaah" w:hAnsi="Utsaah" w:cs="Kalimati"/>
          <w:sz w:val="24"/>
          <w:szCs w:val="24"/>
        </w:rPr>
      </w:pPr>
      <w:r w:rsidRPr="00867163">
        <w:rPr>
          <w:rFonts w:ascii="Utsaah" w:hAnsi="Utsaah" w:cs="Kalimati"/>
          <w:sz w:val="24"/>
          <w:szCs w:val="24"/>
          <w:cs/>
        </w:rPr>
        <w:t xml:space="preserve">  यसमा</w:t>
      </w:r>
      <w:r>
        <w:rPr>
          <w:rFonts w:ascii="Utsaah" w:hAnsi="Utsaah" w:cs="Kalimati" w:hint="cs"/>
          <w:sz w:val="24"/>
          <w:szCs w:val="24"/>
          <w:cs/>
        </w:rPr>
        <w:t>देहाय बमोजिमका कार्यहरु सम्पन्न गरी नियमानुसार गरी पेश गर्नु</w:t>
      </w:r>
      <w:r w:rsidRPr="00867163">
        <w:rPr>
          <w:rFonts w:ascii="Utsaah" w:hAnsi="Utsaah" w:cs="Kalimati" w:hint="cs"/>
          <w:sz w:val="24"/>
          <w:szCs w:val="24"/>
          <w:cs/>
        </w:rPr>
        <w:t xml:space="preserve">  ।</w:t>
      </w:r>
    </w:p>
    <w:p w:rsidR="001907EE" w:rsidRPr="00116F63" w:rsidRDefault="00710ACC" w:rsidP="001907EE">
      <w:pPr>
        <w:pStyle w:val="ListParagraph"/>
        <w:numPr>
          <w:ilvl w:val="0"/>
          <w:numId w:val="2"/>
        </w:numPr>
        <w:spacing w:after="0"/>
        <w:jc w:val="both"/>
        <w:rPr>
          <w:rFonts w:ascii="Utsaah" w:hAnsi="Utsaah" w:cs="Kalimati"/>
          <w:sz w:val="24"/>
          <w:szCs w:val="24"/>
        </w:rPr>
      </w:pPr>
      <w:r w:rsidRPr="004510BD">
        <w:rPr>
          <w:rFonts w:ascii="Mangal" w:cs="Kalimati" w:hint="cs"/>
          <w:sz w:val="24"/>
          <w:szCs w:val="24"/>
          <w:cs/>
          <w:lang w:bidi="hi-IN"/>
        </w:rPr>
        <w:t xml:space="preserve">प्रस्तुत </w:t>
      </w:r>
      <w:r>
        <w:rPr>
          <w:rFonts w:ascii="Mangal" w:hAnsi="Times New Roman" w:cs="Kalimati" w:hint="cs"/>
          <w:sz w:val="24"/>
          <w:szCs w:val="24"/>
          <w:cs/>
        </w:rPr>
        <w:t xml:space="preserve">मुख नमिलेको कुरामा बादी र प्रतिबादीका साक्षी निजहरु मार्फत उपस्थित गराई नियमानुसार बकपत्र </w:t>
      </w:r>
      <w:r w:rsidRPr="004510BD">
        <w:rPr>
          <w:rFonts w:ascii="Mangal" w:hAnsi="Times New Roman" w:cs="Kalimati" w:hint="cs"/>
          <w:sz w:val="24"/>
          <w:szCs w:val="24"/>
          <w:cs/>
        </w:rPr>
        <w:t>गर्न</w:t>
      </w:r>
      <w:r>
        <w:rPr>
          <w:rFonts w:ascii="Mangal" w:hAnsi="Times New Roman" w:cs="Kalimati" w:hint="cs"/>
          <w:sz w:val="24"/>
          <w:szCs w:val="24"/>
          <w:cs/>
        </w:rPr>
        <w:t>ु</w:t>
      </w:r>
      <w:r w:rsidR="00116F63">
        <w:rPr>
          <w:rFonts w:ascii="Mangal" w:hAnsi="Times New Roman" w:cs="Kalimati" w:hint="cs"/>
          <w:sz w:val="24"/>
          <w:szCs w:val="24"/>
          <w:cs/>
        </w:rPr>
        <w:t xml:space="preserve"> ।</w:t>
      </w:r>
    </w:p>
    <w:p w:rsidR="00116F63" w:rsidRPr="00116F63" w:rsidRDefault="00116F63" w:rsidP="001907EE">
      <w:pPr>
        <w:pStyle w:val="ListParagraph"/>
        <w:numPr>
          <w:ilvl w:val="0"/>
          <w:numId w:val="2"/>
        </w:numPr>
        <w:spacing w:after="0"/>
        <w:jc w:val="both"/>
        <w:rPr>
          <w:rFonts w:ascii="Utsaah" w:hAnsi="Utsaah" w:cs="Kalimati"/>
          <w:sz w:val="24"/>
          <w:szCs w:val="24"/>
        </w:rPr>
      </w:pPr>
      <w:r w:rsidRPr="004510BD">
        <w:rPr>
          <w:rFonts w:ascii="Mangal" w:cs="Kalimati" w:hint="cs"/>
          <w:sz w:val="24"/>
          <w:szCs w:val="24"/>
          <w:cs/>
          <w:lang w:bidi="hi-IN"/>
        </w:rPr>
        <w:t xml:space="preserve">प्रस्तुत मुद्दामेलमिलापको प्रकृयामा पठाउन उपयुक्त देखिँदा मेलमिलापमा पठाउने गरी तोकिदिएको छ। </w:t>
      </w:r>
      <w:r>
        <w:rPr>
          <w:rFonts w:ascii="Mangal" w:cs="Kalimati" w:hint="cs"/>
          <w:sz w:val="24"/>
          <w:szCs w:val="24"/>
          <w:cs/>
        </w:rPr>
        <w:t>मुलुकी फौजदारी कार्यविधि संहिता, 2074 को दफा 120 बमोजिम</w:t>
      </w:r>
      <w:r w:rsidRPr="004510BD">
        <w:rPr>
          <w:rFonts w:ascii="Mangal" w:cs="Kalimati" w:hint="cs"/>
          <w:sz w:val="24"/>
          <w:szCs w:val="24"/>
          <w:cs/>
          <w:lang w:bidi="hi-IN"/>
        </w:rPr>
        <w:t xml:space="preserve"> मेलमिलापकर्ता नियुक्त </w:t>
      </w:r>
      <w:r w:rsidRPr="004510BD">
        <w:rPr>
          <w:rFonts w:ascii="Mangal" w:hAnsi="Times New Roman" w:cs="Kalimati" w:hint="cs"/>
          <w:sz w:val="24"/>
          <w:szCs w:val="24"/>
          <w:cs/>
        </w:rPr>
        <w:t xml:space="preserve">भएको मितिले </w:t>
      </w:r>
      <w:r>
        <w:rPr>
          <w:rFonts w:ascii="Mangal" w:hAnsi="Times New Roman" w:cs="Kalimati" w:hint="cs"/>
          <w:sz w:val="24"/>
          <w:szCs w:val="24"/>
          <w:cs/>
        </w:rPr>
        <w:t>1</w:t>
      </w:r>
      <w:r w:rsidRPr="004510BD">
        <w:rPr>
          <w:rFonts w:ascii="Mangal" w:hAnsi="Times New Roman" w:cs="Kalimati" w:hint="cs"/>
          <w:sz w:val="24"/>
          <w:szCs w:val="24"/>
          <w:cs/>
        </w:rPr>
        <w:t>०(</w:t>
      </w:r>
      <w:r>
        <w:rPr>
          <w:rFonts w:ascii="Mangal" w:hAnsi="Times New Roman" w:cs="Kalimati" w:hint="cs"/>
          <w:sz w:val="24"/>
          <w:szCs w:val="24"/>
          <w:cs/>
        </w:rPr>
        <w:t>द</w:t>
      </w:r>
      <w:r w:rsidRPr="004510BD">
        <w:rPr>
          <w:rFonts w:ascii="Mangal" w:hAnsi="Times New Roman" w:cs="Kalimati" w:hint="cs"/>
          <w:sz w:val="24"/>
          <w:szCs w:val="24"/>
          <w:cs/>
        </w:rPr>
        <w:t>स) दिनभित्र मेलमिलाप सम्बन्धी कार्य सम्प</w:t>
      </w:r>
      <w:r>
        <w:rPr>
          <w:rFonts w:ascii="Mangal" w:hAnsi="Times New Roman" w:cs="Kalimati" w:hint="cs"/>
          <w:sz w:val="24"/>
          <w:szCs w:val="24"/>
          <w:cs/>
        </w:rPr>
        <w:t>न्न गर्नु।</w:t>
      </w:r>
    </w:p>
    <w:p w:rsidR="00116F63" w:rsidRPr="001907EE" w:rsidRDefault="00116F63" w:rsidP="001907EE">
      <w:pPr>
        <w:pStyle w:val="ListParagraph"/>
        <w:numPr>
          <w:ilvl w:val="0"/>
          <w:numId w:val="2"/>
        </w:numPr>
        <w:spacing w:after="0"/>
        <w:jc w:val="both"/>
        <w:rPr>
          <w:rFonts w:ascii="Utsaah" w:hAnsi="Utsaah" w:cs="Kalimati"/>
          <w:sz w:val="24"/>
          <w:szCs w:val="24"/>
        </w:rPr>
      </w:pPr>
      <w:r>
        <w:rPr>
          <w:rFonts w:ascii="Mangal" w:hAnsi="Times New Roman" w:cs="Kalimati" w:hint="cs"/>
          <w:sz w:val="24"/>
          <w:szCs w:val="24"/>
          <w:cs/>
        </w:rPr>
        <w:t xml:space="preserve">यिनै बादी र प्रतिबादी समेतको बीचमा चलेको </w:t>
      </w:r>
      <w:r w:rsidR="001265A5">
        <w:rPr>
          <w:rFonts w:ascii="Mangal" w:hAnsi="Times New Roman" w:cs="Kalimati" w:hint="cs"/>
          <w:sz w:val="24"/>
          <w:szCs w:val="24"/>
          <w:cs/>
        </w:rPr>
        <w:t>अंश मुद्दा</w:t>
      </w:r>
      <w:r>
        <w:rPr>
          <w:rFonts w:ascii="Mangal" w:hAnsi="Times New Roman" w:cs="Kalimati" w:hint="cs"/>
          <w:sz w:val="24"/>
          <w:szCs w:val="24"/>
          <w:cs/>
        </w:rPr>
        <w:t xml:space="preserve"> (</w:t>
      </w:r>
      <w:r w:rsidR="00C023D6">
        <w:rPr>
          <w:rFonts w:ascii="Mangal" w:hAnsi="Times New Roman" w:cs="Kalimati" w:hint="cs"/>
          <w:sz w:val="24"/>
          <w:szCs w:val="24"/>
          <w:cs/>
        </w:rPr>
        <w:t xml:space="preserve"> मुद्दा नं.</w:t>
      </w:r>
      <w:r w:rsidR="001265A5">
        <w:rPr>
          <w:rFonts w:ascii="Mangal" w:hAnsi="Times New Roman" w:cs="Kalimati" w:hint="cs"/>
          <w:sz w:val="24"/>
          <w:szCs w:val="24"/>
          <w:cs/>
        </w:rPr>
        <w:t>078-</w:t>
      </w:r>
      <w:r w:rsidR="00C023D6">
        <w:rPr>
          <w:rFonts w:ascii="Mangal" w:hAnsi="Times New Roman" w:cs="Kalimati"/>
          <w:sz w:val="24"/>
          <w:szCs w:val="24"/>
        </w:rPr>
        <w:t>CP-</w:t>
      </w:r>
      <w:r w:rsidR="00C023D6">
        <w:rPr>
          <w:rFonts w:ascii="Mangal" w:hAnsi="Times New Roman" w:cs="Kalimati" w:hint="cs"/>
          <w:sz w:val="24"/>
          <w:szCs w:val="24"/>
          <w:cs/>
        </w:rPr>
        <w:t>0093</w:t>
      </w:r>
      <w:r>
        <w:rPr>
          <w:rFonts w:ascii="Mangal" w:hAnsi="Times New Roman" w:cs="Kalimati" w:hint="cs"/>
          <w:sz w:val="24"/>
          <w:szCs w:val="24"/>
          <w:cs/>
        </w:rPr>
        <w:t>)</w:t>
      </w:r>
      <w:r w:rsidR="00C023D6">
        <w:rPr>
          <w:rFonts w:ascii="Mangal" w:hAnsi="Times New Roman" w:cs="Kalimati" w:hint="cs"/>
          <w:sz w:val="24"/>
          <w:szCs w:val="24"/>
          <w:cs/>
        </w:rPr>
        <w:t xml:space="preserve"> चली रहेको अवस्था</w:t>
      </w:r>
      <w:r w:rsidR="00D53C89">
        <w:rPr>
          <w:rFonts w:ascii="Mangal" w:hAnsi="Times New Roman" w:cs="Kalimati" w:hint="cs"/>
          <w:sz w:val="24"/>
          <w:szCs w:val="24"/>
          <w:cs/>
        </w:rPr>
        <w:t>मा</w:t>
      </w:r>
      <w:r w:rsidR="00C023D6">
        <w:rPr>
          <w:rFonts w:ascii="Mangal" w:hAnsi="Times New Roman" w:cs="Kalimati" w:hint="cs"/>
          <w:sz w:val="24"/>
          <w:szCs w:val="24"/>
          <w:cs/>
        </w:rPr>
        <w:t xml:space="preserve"> जग्गा बिक्री गरेको सम्बन्धमा प्रस्तुत जालसाजी मुद्दा र मुद्दा नं.078-</w:t>
      </w:r>
      <w:r w:rsidR="00C023D6">
        <w:rPr>
          <w:rFonts w:ascii="Mangal" w:hAnsi="Times New Roman" w:cs="Kalimati"/>
          <w:sz w:val="24"/>
          <w:szCs w:val="24"/>
        </w:rPr>
        <w:t>CP-</w:t>
      </w:r>
      <w:r w:rsidR="00C023D6">
        <w:rPr>
          <w:rFonts w:ascii="Mangal" w:hAnsi="Times New Roman" w:cs="Kalimati" w:hint="cs"/>
          <w:sz w:val="24"/>
          <w:szCs w:val="24"/>
          <w:cs/>
        </w:rPr>
        <w:t>0</w:t>
      </w:r>
      <w:r w:rsidR="00D53C89">
        <w:rPr>
          <w:rFonts w:ascii="Mangal" w:hAnsi="Times New Roman" w:cs="Kalimati" w:hint="cs"/>
          <w:sz w:val="24"/>
          <w:szCs w:val="24"/>
          <w:cs/>
        </w:rPr>
        <w:t>400</w:t>
      </w:r>
      <w:r w:rsidR="00BA524C">
        <w:rPr>
          <w:rFonts w:ascii="Mangal" w:hAnsi="Times New Roman" w:cs="Kalimati" w:hint="cs"/>
          <w:sz w:val="24"/>
          <w:szCs w:val="24"/>
          <w:cs/>
        </w:rPr>
        <w:t>को दा.खा. नामसारी र.पा. बदर मुद्दा दायर भएकोले प्रस्तुत मुद्दा</w:t>
      </w:r>
      <w:r w:rsidR="00E072D6">
        <w:rPr>
          <w:rFonts w:ascii="Mangal" w:hAnsi="Times New Roman" w:cs="Kalimati" w:hint="cs"/>
          <w:sz w:val="24"/>
          <w:szCs w:val="24"/>
          <w:cs/>
        </w:rPr>
        <w:t xml:space="preserve"> तथा </w:t>
      </w:r>
      <w:r w:rsidR="00E072D6">
        <w:rPr>
          <w:rFonts w:ascii="Mangal" w:hAnsi="Times New Roman" w:cs="Kalimati" w:hint="cs"/>
          <w:sz w:val="24"/>
          <w:szCs w:val="24"/>
          <w:cs/>
        </w:rPr>
        <w:lastRenderedPageBreak/>
        <w:t>मुद्दा नं.078-</w:t>
      </w:r>
      <w:r w:rsidR="00E072D6">
        <w:rPr>
          <w:rFonts w:ascii="Mangal" w:hAnsi="Times New Roman" w:cs="Kalimati"/>
          <w:sz w:val="24"/>
          <w:szCs w:val="24"/>
        </w:rPr>
        <w:t>CP-</w:t>
      </w:r>
      <w:r w:rsidR="00E072D6">
        <w:rPr>
          <w:rFonts w:ascii="Mangal" w:hAnsi="Times New Roman" w:cs="Kalimati" w:hint="cs"/>
          <w:sz w:val="24"/>
          <w:szCs w:val="24"/>
          <w:cs/>
        </w:rPr>
        <w:t>0</w:t>
      </w:r>
      <w:r w:rsidR="00D53C89">
        <w:rPr>
          <w:rFonts w:ascii="Mangal" w:hAnsi="Times New Roman" w:cs="Kalimati" w:hint="cs"/>
          <w:sz w:val="24"/>
          <w:szCs w:val="24"/>
          <w:cs/>
        </w:rPr>
        <w:t>400</w:t>
      </w:r>
      <w:r w:rsidR="00E072D6">
        <w:rPr>
          <w:rFonts w:ascii="Mangal" w:hAnsi="Times New Roman" w:cs="Kalimati" w:hint="cs"/>
          <w:sz w:val="24"/>
          <w:szCs w:val="24"/>
          <w:cs/>
        </w:rPr>
        <w:t xml:space="preserve"> नं.को दा.खा. नामसारी र.पा. बदर मुद्दालाई</w:t>
      </w:r>
      <w:r w:rsidR="00BA524C">
        <w:rPr>
          <w:rFonts w:ascii="Mangal" w:hAnsi="Times New Roman" w:cs="Kalimati" w:hint="cs"/>
          <w:sz w:val="24"/>
          <w:szCs w:val="24"/>
          <w:cs/>
        </w:rPr>
        <w:t xml:space="preserve"> उक्त मुद्दासँग </w:t>
      </w:r>
      <w:r w:rsidR="00E072D6">
        <w:rPr>
          <w:rFonts w:ascii="Mangal" w:hAnsi="Times New Roman" w:cs="Kalimati" w:hint="cs"/>
          <w:sz w:val="24"/>
          <w:szCs w:val="24"/>
          <w:cs/>
        </w:rPr>
        <w:t>लगाउमा राखी नियमानुसार पेश गर्नु ।</w:t>
      </w:r>
    </w:p>
    <w:p w:rsidR="001907EE" w:rsidRDefault="001907EE" w:rsidP="001907EE">
      <w:pPr>
        <w:spacing w:after="0"/>
        <w:jc w:val="both"/>
        <w:rPr>
          <w:rFonts w:ascii="Utsaah" w:hAnsi="Utsaah" w:cs="Kalimati"/>
          <w:sz w:val="24"/>
          <w:szCs w:val="24"/>
        </w:rPr>
      </w:pPr>
    </w:p>
    <w:p w:rsidR="001907EE" w:rsidRPr="00867163" w:rsidRDefault="001907EE" w:rsidP="001907EE">
      <w:pPr>
        <w:spacing w:after="0"/>
        <w:jc w:val="both"/>
        <w:rPr>
          <w:rFonts w:ascii="Utsaah" w:hAnsi="Utsaah" w:cs="Kalimati"/>
          <w:sz w:val="24"/>
          <w:szCs w:val="24"/>
        </w:rPr>
      </w:pPr>
    </w:p>
    <w:p w:rsidR="001907EE" w:rsidRPr="00D03C72" w:rsidRDefault="001907EE" w:rsidP="001907EE">
      <w:pPr>
        <w:spacing w:after="0" w:line="240" w:lineRule="auto"/>
        <w:ind w:firstLine="720"/>
        <w:jc w:val="right"/>
        <w:rPr>
          <w:rFonts w:ascii="Utsaah" w:hAnsi="Utsaah" w:cs="Kalimati"/>
          <w:sz w:val="24"/>
          <w:szCs w:val="24"/>
        </w:rPr>
      </w:pPr>
      <w:r w:rsidRPr="00D03C72">
        <w:rPr>
          <w:rFonts w:ascii="Utsaah" w:hAnsi="Utsaah" w:cs="Kalimati"/>
          <w:sz w:val="24"/>
          <w:szCs w:val="24"/>
          <w:cs/>
        </w:rPr>
        <w:t xml:space="preserve">जिल्ला न्यायाधीश </w:t>
      </w:r>
    </w:p>
    <w:p w:rsidR="001907EE" w:rsidRDefault="001907EE" w:rsidP="001907EE">
      <w:pPr>
        <w:spacing w:after="0" w:line="240" w:lineRule="auto"/>
        <w:jc w:val="center"/>
        <w:rPr>
          <w:rFonts w:ascii="Utsaah" w:hAnsi="Utsaah" w:cs="Kalimati"/>
          <w:sz w:val="24"/>
          <w:szCs w:val="24"/>
        </w:rPr>
      </w:pPr>
      <w:r w:rsidRPr="00D03C72">
        <w:rPr>
          <w:rFonts w:ascii="Utsaah" w:hAnsi="Utsaah" w:cs="Kalimati"/>
          <w:sz w:val="24"/>
          <w:szCs w:val="24"/>
          <w:cs/>
        </w:rPr>
        <w:t xml:space="preserve">ईति सम्वत २०७९साल </w:t>
      </w:r>
      <w:r>
        <w:rPr>
          <w:rFonts w:ascii="Utsaah" w:hAnsi="Utsaah" w:cs="Kalimati" w:hint="cs"/>
          <w:sz w:val="24"/>
          <w:szCs w:val="24"/>
          <w:cs/>
        </w:rPr>
        <w:t>कार्तिक 24</w:t>
      </w:r>
      <w:r w:rsidRPr="00D03C72">
        <w:rPr>
          <w:rFonts w:ascii="Utsaah" w:hAnsi="Utsaah" w:cs="Kalimati"/>
          <w:sz w:val="24"/>
          <w:szCs w:val="24"/>
          <w:cs/>
        </w:rPr>
        <w:t xml:space="preserve"> गते रोज </w:t>
      </w:r>
      <w:r>
        <w:rPr>
          <w:rFonts w:ascii="Utsaah" w:hAnsi="Utsaah" w:cs="Kalimati" w:hint="cs"/>
          <w:sz w:val="24"/>
          <w:szCs w:val="24"/>
          <w:cs/>
        </w:rPr>
        <w:t>5</w:t>
      </w:r>
      <w:r w:rsidRPr="00D03C72">
        <w:rPr>
          <w:rFonts w:ascii="Utsaah" w:hAnsi="Utsaah" w:cs="Kalimati"/>
          <w:sz w:val="24"/>
          <w:szCs w:val="24"/>
          <w:cs/>
        </w:rPr>
        <w:t xml:space="preserve"> मा शुभम.............................................</w:t>
      </w: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1907EE" w:rsidRDefault="001907EE" w:rsidP="001907EE">
      <w:pPr>
        <w:spacing w:after="0" w:line="240" w:lineRule="auto"/>
        <w:jc w:val="center"/>
        <w:rPr>
          <w:rFonts w:ascii="Utsaah" w:hAnsi="Utsaah" w:cs="Kalimati"/>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7C40DA" w:rsidRDefault="007C40DA" w:rsidP="001907EE">
      <w:pPr>
        <w:spacing w:after="0" w:line="240" w:lineRule="auto"/>
        <w:jc w:val="center"/>
        <w:rPr>
          <w:rFonts w:ascii="Utsaah" w:hAnsi="Utsaah" w:cs="Kalimati"/>
          <w:b/>
          <w:bCs/>
          <w:sz w:val="24"/>
          <w:szCs w:val="24"/>
        </w:rPr>
      </w:pPr>
    </w:p>
    <w:p w:rsidR="002F3A19" w:rsidRPr="00D03C72" w:rsidRDefault="002F3A19" w:rsidP="001907EE">
      <w:pPr>
        <w:spacing w:after="0" w:line="240" w:lineRule="auto"/>
        <w:jc w:val="center"/>
        <w:rPr>
          <w:rFonts w:ascii="Utsaah" w:hAnsi="Utsaah" w:cs="Kalimati"/>
          <w:b/>
          <w:bCs/>
          <w:sz w:val="24"/>
          <w:szCs w:val="24"/>
        </w:rPr>
      </w:pPr>
      <w:r w:rsidRPr="00D03C72">
        <w:rPr>
          <w:rFonts w:ascii="Utsaah" w:hAnsi="Utsaah" w:cs="Kalimati"/>
          <w:b/>
          <w:bCs/>
          <w:sz w:val="24"/>
          <w:szCs w:val="24"/>
          <w:cs/>
        </w:rPr>
        <w:t xml:space="preserve">श्री </w:t>
      </w:r>
    </w:p>
    <w:p w:rsidR="002F3A19" w:rsidRPr="00D03C72" w:rsidRDefault="002F3A19" w:rsidP="002F3A19">
      <w:pPr>
        <w:spacing w:after="0" w:line="240" w:lineRule="auto"/>
        <w:jc w:val="center"/>
        <w:rPr>
          <w:rFonts w:ascii="Utsaah" w:hAnsi="Utsaah" w:cs="Kalimati"/>
          <w:b/>
          <w:bCs/>
          <w:sz w:val="28"/>
          <w:szCs w:val="28"/>
        </w:rPr>
      </w:pPr>
      <w:r w:rsidRPr="00D03C72">
        <w:rPr>
          <w:rFonts w:ascii="Utsaah" w:hAnsi="Utsaah" w:cs="Kalimati"/>
          <w:b/>
          <w:bCs/>
          <w:sz w:val="28"/>
          <w:szCs w:val="28"/>
          <w:cs/>
        </w:rPr>
        <w:t>कञ्चनपुर जिल्ला अदालत</w:t>
      </w:r>
    </w:p>
    <w:p w:rsidR="002F3A19" w:rsidRPr="00D03C72" w:rsidRDefault="002F3A19" w:rsidP="002F3A19">
      <w:pPr>
        <w:spacing w:after="0" w:line="240" w:lineRule="auto"/>
        <w:jc w:val="center"/>
        <w:rPr>
          <w:rFonts w:ascii="Utsaah" w:hAnsi="Utsaah" w:cs="Kalimati"/>
          <w:b/>
          <w:bCs/>
          <w:sz w:val="24"/>
          <w:szCs w:val="24"/>
          <w:u w:val="single"/>
        </w:rPr>
      </w:pPr>
      <w:r w:rsidRPr="00D03C72">
        <w:rPr>
          <w:rFonts w:ascii="Utsaah" w:hAnsi="Utsaah" w:cs="Kalimati"/>
          <w:b/>
          <w:bCs/>
          <w:sz w:val="24"/>
          <w:szCs w:val="24"/>
          <w:u w:val="single"/>
          <w:cs/>
        </w:rPr>
        <w:t>इजलास</w:t>
      </w:r>
    </w:p>
    <w:p w:rsidR="002F3A19" w:rsidRPr="00D03C72" w:rsidRDefault="002F3A19" w:rsidP="002F3A19">
      <w:pPr>
        <w:spacing w:after="0" w:line="240" w:lineRule="auto"/>
        <w:jc w:val="center"/>
        <w:rPr>
          <w:rFonts w:ascii="Utsaah" w:hAnsi="Utsaah" w:cs="Kalimati"/>
          <w:sz w:val="24"/>
          <w:szCs w:val="24"/>
        </w:rPr>
      </w:pPr>
      <w:r w:rsidRPr="00D03C72">
        <w:rPr>
          <w:rFonts w:ascii="Utsaah" w:hAnsi="Utsaah" w:cs="Kalimati"/>
          <w:sz w:val="24"/>
          <w:szCs w:val="24"/>
          <w:cs/>
        </w:rPr>
        <w:t>माननीय जिल्ला न्यायाधीश श्री पदमराज पाण्डेय</w:t>
      </w:r>
    </w:p>
    <w:p w:rsidR="002F3A19" w:rsidRDefault="002F3A19" w:rsidP="002F3A19">
      <w:pPr>
        <w:spacing w:after="0" w:line="240" w:lineRule="auto"/>
        <w:jc w:val="center"/>
        <w:rPr>
          <w:rFonts w:ascii="Utsaah" w:hAnsi="Utsaah" w:cs="Kalimati"/>
          <w:b/>
          <w:bCs/>
          <w:sz w:val="24"/>
          <w:szCs w:val="24"/>
          <w:u w:val="single"/>
        </w:rPr>
      </w:pPr>
      <w:r w:rsidRPr="00D03C72">
        <w:rPr>
          <w:rFonts w:ascii="Utsaah" w:hAnsi="Utsaah" w:cs="Kalimati"/>
          <w:b/>
          <w:bCs/>
          <w:sz w:val="24"/>
          <w:szCs w:val="24"/>
          <w:u w:val="single"/>
          <w:cs/>
        </w:rPr>
        <w:t>आदेश</w:t>
      </w:r>
    </w:p>
    <w:p w:rsidR="002F3A19" w:rsidRPr="00D03C72" w:rsidRDefault="002F3A19" w:rsidP="002F3A19">
      <w:pPr>
        <w:spacing w:after="0" w:line="240" w:lineRule="auto"/>
        <w:jc w:val="center"/>
        <w:rPr>
          <w:rFonts w:ascii="Utsaah" w:hAnsi="Utsaah" w:cs="Kalimati"/>
          <w:b/>
          <w:bCs/>
          <w:sz w:val="24"/>
          <w:szCs w:val="24"/>
        </w:rPr>
      </w:pPr>
      <w:r w:rsidRPr="00D03C72">
        <w:rPr>
          <w:rFonts w:ascii="Utsaah" w:hAnsi="Utsaah" w:cs="Kalimati"/>
          <w:b/>
          <w:bCs/>
          <w:sz w:val="24"/>
          <w:szCs w:val="24"/>
          <w:cs/>
        </w:rPr>
        <w:t>मुद्दा नः-०७</w:t>
      </w:r>
      <w:r>
        <w:rPr>
          <w:rFonts w:ascii="Utsaah" w:hAnsi="Utsaah" w:cs="Kalimati" w:hint="cs"/>
          <w:b/>
          <w:bCs/>
          <w:sz w:val="24"/>
          <w:szCs w:val="24"/>
          <w:cs/>
        </w:rPr>
        <w:t>८</w:t>
      </w:r>
      <w:r w:rsidRPr="00D03C72">
        <w:rPr>
          <w:rFonts w:ascii="Utsaah" w:hAnsi="Utsaah" w:cs="Kalimati"/>
          <w:b/>
          <w:bCs/>
          <w:sz w:val="24"/>
          <w:szCs w:val="24"/>
          <w:cs/>
        </w:rPr>
        <w:t>-</w:t>
      </w:r>
      <w:r w:rsidRPr="00D03C72">
        <w:rPr>
          <w:rFonts w:ascii="Utsaah" w:hAnsi="Utsaah" w:cs="Kalimati"/>
          <w:b/>
          <w:bCs/>
          <w:sz w:val="30"/>
          <w:szCs w:val="30"/>
        </w:rPr>
        <w:t>CP</w:t>
      </w:r>
      <w:r w:rsidRPr="00D03C72">
        <w:rPr>
          <w:rFonts w:ascii="Utsaah" w:hAnsi="Utsaah" w:cs="Kalimati"/>
          <w:b/>
          <w:bCs/>
          <w:sz w:val="24"/>
          <w:szCs w:val="24"/>
          <w:cs/>
        </w:rPr>
        <w:t>-०</w:t>
      </w:r>
      <w:r>
        <w:rPr>
          <w:rFonts w:ascii="Utsaah" w:hAnsi="Utsaah" w:cs="Kalimati" w:hint="cs"/>
          <w:b/>
          <w:bCs/>
          <w:sz w:val="24"/>
          <w:szCs w:val="24"/>
          <w:cs/>
        </w:rPr>
        <w:t>०9३</w:t>
      </w:r>
    </w:p>
    <w:p w:rsidR="002F3A19" w:rsidRPr="00D03C72" w:rsidRDefault="002F3A19" w:rsidP="002F3A19">
      <w:pPr>
        <w:spacing w:after="0" w:line="240" w:lineRule="auto"/>
        <w:jc w:val="center"/>
        <w:rPr>
          <w:rFonts w:ascii="Utsaah" w:hAnsi="Utsaah" w:cs="Kalimati"/>
          <w:b/>
          <w:bCs/>
          <w:sz w:val="24"/>
          <w:szCs w:val="24"/>
          <w:u w:val="single"/>
        </w:rPr>
      </w:pPr>
    </w:p>
    <w:p w:rsidR="002F3A19" w:rsidRPr="00D03C72" w:rsidRDefault="002F3A19" w:rsidP="002F3A19">
      <w:pPr>
        <w:spacing w:after="0" w:line="240" w:lineRule="auto"/>
        <w:jc w:val="both"/>
        <w:rPr>
          <w:rFonts w:ascii="Utsaah" w:hAnsi="Utsaah" w:cs="Kalimati"/>
          <w:sz w:val="24"/>
          <w:szCs w:val="24"/>
        </w:rPr>
      </w:pPr>
      <w:r>
        <w:rPr>
          <w:rFonts w:ascii="Utsaah" w:hAnsi="Utsaah" w:cs="Kalimati" w:hint="cs"/>
          <w:sz w:val="24"/>
          <w:szCs w:val="24"/>
          <w:cs/>
        </w:rPr>
        <w:t>गिता चौधरी</w:t>
      </w:r>
      <w:r w:rsidR="00B757C4">
        <w:rPr>
          <w:rFonts w:ascii="Utsaah" w:hAnsi="Utsaah" w:cs="Kalimati" w:hint="cs"/>
          <w:sz w:val="24"/>
          <w:szCs w:val="24"/>
          <w:cs/>
        </w:rPr>
        <w:t xml:space="preserve"> समेत</w:t>
      </w:r>
      <w:r w:rsidRPr="00D03C72">
        <w:rPr>
          <w:rFonts w:ascii="Utsaah" w:hAnsi="Utsaah" w:cs="Kalimati"/>
          <w:sz w:val="24"/>
          <w:szCs w:val="24"/>
          <w:cs/>
        </w:rPr>
        <w:t>........................................................................................बादी</w:t>
      </w:r>
    </w:p>
    <w:p w:rsidR="002F3A19" w:rsidRPr="00D03C72" w:rsidRDefault="002F3A19" w:rsidP="002F3A19">
      <w:pPr>
        <w:spacing w:after="0" w:line="240" w:lineRule="auto"/>
        <w:jc w:val="center"/>
        <w:rPr>
          <w:rFonts w:ascii="Utsaah" w:hAnsi="Utsaah" w:cs="Kalimati"/>
          <w:b/>
          <w:bCs/>
          <w:sz w:val="24"/>
          <w:szCs w:val="24"/>
          <w:u w:val="single"/>
        </w:rPr>
      </w:pPr>
      <w:r w:rsidRPr="00D03C72">
        <w:rPr>
          <w:rFonts w:ascii="Utsaah" w:hAnsi="Utsaah" w:cs="Kalimati"/>
          <w:b/>
          <w:bCs/>
          <w:sz w:val="24"/>
          <w:szCs w:val="24"/>
          <w:u w:val="single"/>
          <w:cs/>
        </w:rPr>
        <w:t>बिरुद्ध</w:t>
      </w:r>
    </w:p>
    <w:p w:rsidR="002F3A19" w:rsidRPr="00D03C72" w:rsidRDefault="002F3A19" w:rsidP="002F3A19">
      <w:pPr>
        <w:spacing w:after="0" w:line="240" w:lineRule="auto"/>
        <w:jc w:val="both"/>
        <w:rPr>
          <w:rFonts w:ascii="Utsaah" w:hAnsi="Utsaah" w:cs="Kalimati"/>
          <w:sz w:val="24"/>
          <w:szCs w:val="24"/>
        </w:rPr>
      </w:pPr>
      <w:r>
        <w:rPr>
          <w:rFonts w:ascii="Utsaah" w:hAnsi="Utsaah" w:cs="Kalimati" w:hint="cs"/>
          <w:sz w:val="24"/>
          <w:szCs w:val="24"/>
          <w:cs/>
        </w:rPr>
        <w:t>मनबिर चौधरी</w:t>
      </w:r>
      <w:r w:rsidR="00B757C4">
        <w:rPr>
          <w:rFonts w:ascii="Utsaah" w:hAnsi="Utsaah" w:cs="Kalimati" w:hint="cs"/>
          <w:sz w:val="24"/>
          <w:szCs w:val="24"/>
          <w:cs/>
        </w:rPr>
        <w:t xml:space="preserve"> समेत</w:t>
      </w:r>
      <w:r w:rsidRPr="00D03C72">
        <w:rPr>
          <w:rFonts w:ascii="Utsaah" w:hAnsi="Utsaah" w:cs="Kalimati"/>
          <w:sz w:val="24"/>
          <w:szCs w:val="24"/>
          <w:cs/>
        </w:rPr>
        <w:t>..</w:t>
      </w:r>
      <w:r w:rsidRPr="00D03C72">
        <w:rPr>
          <w:rFonts w:ascii="Utsaah" w:hAnsi="Utsaah" w:cs="Kalimati"/>
          <w:sz w:val="24"/>
          <w:szCs w:val="24"/>
        </w:rPr>
        <w:t>.</w:t>
      </w:r>
      <w:r w:rsidRPr="00D03C72">
        <w:rPr>
          <w:rFonts w:ascii="Utsaah" w:hAnsi="Utsaah" w:cs="Kalimati" w:hint="cs"/>
          <w:sz w:val="24"/>
          <w:szCs w:val="24"/>
          <w:cs/>
        </w:rPr>
        <w:t>..................................................................................प्रतिबादी</w:t>
      </w:r>
    </w:p>
    <w:p w:rsidR="002F3A19" w:rsidRPr="00763C5B" w:rsidRDefault="002F3A19" w:rsidP="002F3A19">
      <w:pPr>
        <w:spacing w:after="0" w:line="240" w:lineRule="auto"/>
        <w:jc w:val="center"/>
        <w:rPr>
          <w:rFonts w:ascii="Utsaah" w:hAnsi="Utsaah" w:cs="Kalimati"/>
          <w:sz w:val="12"/>
          <w:szCs w:val="12"/>
        </w:rPr>
      </w:pPr>
    </w:p>
    <w:p w:rsidR="002F3A19" w:rsidRDefault="002F3A19" w:rsidP="002F3A19">
      <w:pPr>
        <w:spacing w:after="0" w:line="240" w:lineRule="auto"/>
        <w:jc w:val="center"/>
        <w:rPr>
          <w:rFonts w:ascii="Utsaah" w:hAnsi="Utsaah" w:cs="Kalimati"/>
          <w:sz w:val="24"/>
          <w:szCs w:val="24"/>
        </w:rPr>
      </w:pPr>
      <w:r w:rsidRPr="00D03C72">
        <w:rPr>
          <w:rFonts w:ascii="Utsaah" w:hAnsi="Utsaah" w:cs="Kalimati"/>
          <w:sz w:val="24"/>
          <w:szCs w:val="24"/>
          <w:cs/>
        </w:rPr>
        <w:t>मुद्दाः-</w:t>
      </w:r>
      <w:r w:rsidRPr="00D03C72">
        <w:rPr>
          <w:rFonts w:ascii="Utsaah" w:hAnsi="Utsaah" w:cs="Kalimati" w:hint="cs"/>
          <w:sz w:val="24"/>
          <w:szCs w:val="24"/>
          <w:cs/>
        </w:rPr>
        <w:t xml:space="preserve"> अंश</w:t>
      </w:r>
      <w:r>
        <w:rPr>
          <w:rFonts w:ascii="Utsaah" w:hAnsi="Utsaah" w:cs="Kalimati" w:hint="cs"/>
          <w:sz w:val="24"/>
          <w:szCs w:val="24"/>
          <w:cs/>
        </w:rPr>
        <w:t xml:space="preserve"> ।</w:t>
      </w:r>
    </w:p>
    <w:p w:rsidR="002F3A19" w:rsidRPr="00867163" w:rsidRDefault="002F3A19" w:rsidP="002F3A19">
      <w:pPr>
        <w:spacing w:after="0" w:line="240" w:lineRule="auto"/>
        <w:jc w:val="center"/>
        <w:rPr>
          <w:rFonts w:ascii="Utsaah" w:hAnsi="Utsaah" w:cs="Kalimati"/>
          <w:sz w:val="24"/>
          <w:szCs w:val="24"/>
        </w:rPr>
      </w:pPr>
    </w:p>
    <w:p w:rsidR="002F3A19" w:rsidRDefault="002F3A19" w:rsidP="002F3A19">
      <w:pPr>
        <w:spacing w:after="0"/>
        <w:jc w:val="both"/>
        <w:rPr>
          <w:rFonts w:ascii="Utsaah" w:hAnsi="Utsaah" w:cs="Kalimati"/>
          <w:sz w:val="24"/>
          <w:szCs w:val="24"/>
        </w:rPr>
      </w:pPr>
      <w:r w:rsidRPr="00867163">
        <w:rPr>
          <w:rFonts w:ascii="Utsaah" w:hAnsi="Utsaah" w:cs="Kalimati"/>
          <w:sz w:val="24"/>
          <w:szCs w:val="24"/>
          <w:cs/>
        </w:rPr>
        <w:t xml:space="preserve">  यसमा</w:t>
      </w:r>
      <w:r w:rsidR="00152CF2">
        <w:rPr>
          <w:rFonts w:ascii="Utsaah" w:hAnsi="Utsaah" w:cs="Kalimati" w:hint="cs"/>
          <w:sz w:val="24"/>
          <w:szCs w:val="24"/>
          <w:cs/>
        </w:rPr>
        <w:t xml:space="preserve"> </w:t>
      </w:r>
      <w:r w:rsidR="000E0947">
        <w:rPr>
          <w:rFonts w:ascii="Utsaah" w:hAnsi="Utsaah" w:cs="Kalimati" w:hint="cs"/>
          <w:sz w:val="24"/>
          <w:szCs w:val="24"/>
          <w:cs/>
        </w:rPr>
        <w:t xml:space="preserve">मुल पुर्खा बाजे कालीराम चौधरी प्रतिबादी बुवाको 1/1 भाग छुट्याई बुवाको भागलाई 8 भाग लगाई 8 भागको एक/एक भाग अंश दिलाई पाउँ भन्ने </w:t>
      </w:r>
      <w:r w:rsidRPr="00867163">
        <w:rPr>
          <w:rFonts w:ascii="Utsaah" w:hAnsi="Utsaah" w:cs="Kalimati" w:hint="cs"/>
          <w:sz w:val="24"/>
          <w:szCs w:val="24"/>
          <w:cs/>
        </w:rPr>
        <w:t>फिराद</w:t>
      </w:r>
      <w:r>
        <w:rPr>
          <w:rFonts w:ascii="Utsaah" w:hAnsi="Utsaah" w:cs="Kalimati" w:hint="cs"/>
          <w:sz w:val="24"/>
          <w:szCs w:val="24"/>
          <w:cs/>
        </w:rPr>
        <w:t xml:space="preserve"> रहेको</w:t>
      </w:r>
      <w:r w:rsidR="000E0947">
        <w:rPr>
          <w:rFonts w:ascii="Utsaah" w:hAnsi="Utsaah" w:cs="Kalimati" w:hint="cs"/>
          <w:sz w:val="24"/>
          <w:szCs w:val="24"/>
          <w:cs/>
        </w:rPr>
        <w:t xml:space="preserve">, बादीका बाजे कालीराम चौधरीलाई प्रतिबादी बनाएको नदेखिँएको, प्रतिउत्तर पत्रबाट पनि निज कालिराम चौधरी तथा बादीका बुवा मनविर चौधरीको बीचमा अंशवण्डा भए नभएको सम्बन्धमा केही पनि उल्लेख नभएकोले निज कालिराम चौधरीलाई </w:t>
      </w:r>
      <w:r w:rsidRPr="00867163">
        <w:rPr>
          <w:rFonts w:ascii="Utsaah" w:hAnsi="Utsaah" w:cs="Kalimati" w:hint="cs"/>
          <w:sz w:val="24"/>
          <w:szCs w:val="24"/>
          <w:cs/>
        </w:rPr>
        <w:t xml:space="preserve">बुझ्नुपर्ने </w:t>
      </w:r>
      <w:r w:rsidR="000E0947">
        <w:rPr>
          <w:rFonts w:ascii="Utsaah" w:hAnsi="Utsaah" w:cs="Kalimati" w:hint="cs"/>
          <w:sz w:val="24"/>
          <w:szCs w:val="24"/>
          <w:cs/>
        </w:rPr>
        <w:t>देखि</w:t>
      </w:r>
      <w:r w:rsidRPr="00867163">
        <w:rPr>
          <w:rFonts w:ascii="Utsaah" w:hAnsi="Utsaah" w:cs="Kalimati" w:hint="cs"/>
          <w:sz w:val="24"/>
          <w:szCs w:val="24"/>
          <w:cs/>
        </w:rPr>
        <w:t>एक</w:t>
      </w:r>
      <w:r w:rsidR="000E0947">
        <w:rPr>
          <w:rFonts w:ascii="Utsaah" w:hAnsi="Utsaah" w:cs="Kalimati" w:hint="cs"/>
          <w:sz w:val="24"/>
          <w:szCs w:val="24"/>
          <w:cs/>
        </w:rPr>
        <w:t>ो</w:t>
      </w:r>
      <w:r w:rsidRPr="00867163">
        <w:rPr>
          <w:rFonts w:ascii="Utsaah" w:hAnsi="Utsaah" w:cs="Kalimati" w:hint="cs"/>
          <w:sz w:val="24"/>
          <w:szCs w:val="24"/>
          <w:cs/>
        </w:rPr>
        <w:t xml:space="preserve">ले </w:t>
      </w:r>
      <w:r>
        <w:rPr>
          <w:rFonts w:ascii="Utsaah" w:hAnsi="Utsaah" w:cs="Kalimati" w:hint="cs"/>
          <w:sz w:val="24"/>
          <w:szCs w:val="24"/>
          <w:cs/>
        </w:rPr>
        <w:t xml:space="preserve">बादीको कागज गरी </w:t>
      </w:r>
      <w:r w:rsidRPr="00867163">
        <w:rPr>
          <w:rFonts w:ascii="Utsaah" w:hAnsi="Utsaah" w:cs="Kalimati" w:hint="cs"/>
          <w:sz w:val="24"/>
          <w:szCs w:val="24"/>
          <w:cs/>
        </w:rPr>
        <w:t>निज</w:t>
      </w:r>
      <w:r w:rsidR="000E0947">
        <w:rPr>
          <w:rFonts w:ascii="Utsaah" w:hAnsi="Utsaah" w:cs="Kalimati" w:hint="cs"/>
          <w:sz w:val="24"/>
          <w:szCs w:val="24"/>
          <w:cs/>
        </w:rPr>
        <w:t xml:space="preserve"> कालीराम चौधरी</w:t>
      </w:r>
      <w:r w:rsidRPr="00867163">
        <w:rPr>
          <w:rFonts w:ascii="Utsaah" w:hAnsi="Utsaah" w:cs="Kalimati" w:hint="cs"/>
          <w:sz w:val="24"/>
          <w:szCs w:val="24"/>
          <w:cs/>
        </w:rPr>
        <w:t>को वतन खुलाउन</w:t>
      </w:r>
      <w:r>
        <w:rPr>
          <w:rFonts w:ascii="Utsaah" w:hAnsi="Utsaah" w:cs="Kalimati" w:hint="cs"/>
          <w:sz w:val="24"/>
          <w:szCs w:val="24"/>
          <w:cs/>
        </w:rPr>
        <w:t xml:space="preserve"> लगाई</w:t>
      </w:r>
      <w:r w:rsidRPr="00867163">
        <w:rPr>
          <w:rFonts w:ascii="Utsaah" w:hAnsi="Utsaah" w:cs="Kalimati" w:hint="cs"/>
          <w:sz w:val="24"/>
          <w:szCs w:val="24"/>
          <w:cs/>
        </w:rPr>
        <w:t xml:space="preserve"> मुलुकी देवानी कार्यविधि संहिता</w:t>
      </w:r>
      <w:r w:rsidRPr="00867163">
        <w:rPr>
          <w:rFonts w:ascii="Utsaah" w:hAnsi="Utsaah" w:cs="Kalimati"/>
          <w:sz w:val="24"/>
          <w:szCs w:val="24"/>
        </w:rPr>
        <w:t>,</w:t>
      </w:r>
      <w:r w:rsidRPr="00867163">
        <w:rPr>
          <w:rFonts w:ascii="Utsaah" w:hAnsi="Utsaah" w:cs="Kalimati" w:hint="cs"/>
          <w:sz w:val="24"/>
          <w:szCs w:val="24"/>
          <w:cs/>
        </w:rPr>
        <w:t xml:space="preserve">२०७४ </w:t>
      </w:r>
      <w:r>
        <w:rPr>
          <w:rFonts w:ascii="Utsaah" w:hAnsi="Utsaah" w:cs="Kalimati" w:hint="cs"/>
          <w:sz w:val="24"/>
          <w:szCs w:val="24"/>
          <w:cs/>
        </w:rPr>
        <w:t>को दफा १२३ बमोजिम निजको नाउमा सात दिने म्याद जारी गरी उपस्थित भए बयानको लागि इजलास समक्ष पेश गर्नु र म्यादमा उपस्थित नभए नियमानुसार गरी पेश गर्न</w:t>
      </w:r>
      <w:r w:rsidRPr="00867163">
        <w:rPr>
          <w:rFonts w:ascii="Utsaah" w:hAnsi="Utsaah" w:cs="Kalimati" w:hint="cs"/>
          <w:sz w:val="24"/>
          <w:szCs w:val="24"/>
          <w:cs/>
        </w:rPr>
        <w:t xml:space="preserve">  ।</w:t>
      </w:r>
    </w:p>
    <w:p w:rsidR="002F3A19" w:rsidRDefault="002F3A19" w:rsidP="002F3A19">
      <w:pPr>
        <w:spacing w:after="0"/>
        <w:jc w:val="both"/>
        <w:rPr>
          <w:rFonts w:ascii="Utsaah" w:hAnsi="Utsaah" w:cs="Kalimati"/>
          <w:sz w:val="24"/>
          <w:szCs w:val="24"/>
        </w:rPr>
      </w:pPr>
    </w:p>
    <w:p w:rsidR="002F3A19" w:rsidRPr="00867163" w:rsidRDefault="002F3A19" w:rsidP="002F3A19">
      <w:pPr>
        <w:spacing w:after="0"/>
        <w:jc w:val="both"/>
        <w:rPr>
          <w:rFonts w:ascii="Utsaah" w:hAnsi="Utsaah" w:cs="Kalimati"/>
          <w:sz w:val="24"/>
          <w:szCs w:val="24"/>
        </w:rPr>
      </w:pPr>
    </w:p>
    <w:p w:rsidR="002F3A19" w:rsidRPr="00D03C72" w:rsidRDefault="002F3A19" w:rsidP="002F3A19">
      <w:pPr>
        <w:spacing w:after="0" w:line="240" w:lineRule="auto"/>
        <w:ind w:firstLine="720"/>
        <w:jc w:val="right"/>
        <w:rPr>
          <w:rFonts w:ascii="Utsaah" w:hAnsi="Utsaah" w:cs="Kalimati"/>
          <w:sz w:val="24"/>
          <w:szCs w:val="24"/>
        </w:rPr>
      </w:pPr>
      <w:r w:rsidRPr="00D03C72">
        <w:rPr>
          <w:rFonts w:ascii="Utsaah" w:hAnsi="Utsaah" w:cs="Kalimati"/>
          <w:sz w:val="24"/>
          <w:szCs w:val="24"/>
          <w:cs/>
        </w:rPr>
        <w:lastRenderedPageBreak/>
        <w:t xml:space="preserve">जिल्ला न्यायाधीश </w:t>
      </w:r>
    </w:p>
    <w:p w:rsidR="000F6F0E" w:rsidRDefault="002F3A19" w:rsidP="002F3A19">
      <w:pPr>
        <w:spacing w:after="0" w:line="240" w:lineRule="auto"/>
        <w:jc w:val="center"/>
        <w:rPr>
          <w:rFonts w:ascii="Utsaah" w:hAnsi="Utsaah" w:cs="Utsaah"/>
          <w:b/>
          <w:bCs/>
          <w:sz w:val="40"/>
          <w:szCs w:val="40"/>
        </w:rPr>
      </w:pPr>
      <w:r w:rsidRPr="00D03C72">
        <w:rPr>
          <w:rFonts w:ascii="Utsaah" w:hAnsi="Utsaah" w:cs="Kalimati"/>
          <w:sz w:val="24"/>
          <w:szCs w:val="24"/>
          <w:cs/>
        </w:rPr>
        <w:t xml:space="preserve">ईति सम्वत २०७९साल </w:t>
      </w:r>
      <w:r>
        <w:rPr>
          <w:rFonts w:ascii="Utsaah" w:hAnsi="Utsaah" w:cs="Kalimati" w:hint="cs"/>
          <w:sz w:val="24"/>
          <w:szCs w:val="24"/>
          <w:cs/>
        </w:rPr>
        <w:t>कार्तिक 2</w:t>
      </w:r>
      <w:r w:rsidR="000E0947">
        <w:rPr>
          <w:rFonts w:ascii="Utsaah" w:hAnsi="Utsaah" w:cs="Kalimati" w:hint="cs"/>
          <w:sz w:val="24"/>
          <w:szCs w:val="24"/>
          <w:cs/>
        </w:rPr>
        <w:t>4</w:t>
      </w:r>
      <w:r w:rsidRPr="00D03C72">
        <w:rPr>
          <w:rFonts w:ascii="Utsaah" w:hAnsi="Utsaah" w:cs="Kalimati"/>
          <w:sz w:val="24"/>
          <w:szCs w:val="24"/>
          <w:cs/>
        </w:rPr>
        <w:t xml:space="preserve"> गते रोज </w:t>
      </w:r>
      <w:r w:rsidR="000E0947">
        <w:rPr>
          <w:rFonts w:ascii="Utsaah" w:hAnsi="Utsaah" w:cs="Kalimati" w:hint="cs"/>
          <w:sz w:val="24"/>
          <w:szCs w:val="24"/>
          <w:cs/>
        </w:rPr>
        <w:t>5</w:t>
      </w:r>
      <w:r w:rsidRPr="00D03C72">
        <w:rPr>
          <w:rFonts w:ascii="Utsaah" w:hAnsi="Utsaah" w:cs="Kalimati"/>
          <w:sz w:val="24"/>
          <w:szCs w:val="24"/>
          <w:cs/>
        </w:rPr>
        <w:t xml:space="preserve"> मा शुभम.............................................</w:t>
      </w:r>
    </w:p>
    <w:p w:rsidR="00610AF4" w:rsidRDefault="00610AF4"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2F3A19" w:rsidRDefault="002F3A19" w:rsidP="00D03C72">
      <w:pPr>
        <w:spacing w:after="0" w:line="240" w:lineRule="auto"/>
        <w:jc w:val="center"/>
        <w:rPr>
          <w:rFonts w:ascii="Utsaah" w:hAnsi="Utsaah" w:cs="Kalimati"/>
          <w:b/>
          <w:bCs/>
          <w:sz w:val="24"/>
          <w:szCs w:val="24"/>
        </w:rPr>
      </w:pPr>
    </w:p>
    <w:p w:rsidR="00D03C72" w:rsidRPr="00D03C72" w:rsidRDefault="00D457DD" w:rsidP="00D03C72">
      <w:pPr>
        <w:spacing w:after="0" w:line="240" w:lineRule="auto"/>
        <w:jc w:val="center"/>
        <w:rPr>
          <w:rFonts w:ascii="Utsaah" w:hAnsi="Utsaah" w:cs="Kalimati"/>
          <w:b/>
          <w:bCs/>
          <w:sz w:val="24"/>
          <w:szCs w:val="24"/>
        </w:rPr>
      </w:pPr>
      <w:r w:rsidRPr="00D03C72">
        <w:rPr>
          <w:rFonts w:ascii="Utsaah" w:hAnsi="Utsaah" w:cs="Kalimati"/>
          <w:b/>
          <w:bCs/>
          <w:sz w:val="24"/>
          <w:szCs w:val="24"/>
          <w:cs/>
        </w:rPr>
        <w:t xml:space="preserve">श्री </w:t>
      </w:r>
    </w:p>
    <w:p w:rsidR="00D457DD" w:rsidRPr="00D03C72" w:rsidRDefault="00D457DD" w:rsidP="00D03C72">
      <w:pPr>
        <w:spacing w:after="0" w:line="240" w:lineRule="auto"/>
        <w:jc w:val="center"/>
        <w:rPr>
          <w:rFonts w:ascii="Utsaah" w:hAnsi="Utsaah" w:cs="Kalimati"/>
          <w:b/>
          <w:bCs/>
          <w:sz w:val="28"/>
          <w:szCs w:val="28"/>
        </w:rPr>
      </w:pPr>
      <w:r w:rsidRPr="00D03C72">
        <w:rPr>
          <w:rFonts w:ascii="Utsaah" w:hAnsi="Utsaah" w:cs="Kalimati"/>
          <w:b/>
          <w:bCs/>
          <w:sz w:val="28"/>
          <w:szCs w:val="28"/>
          <w:cs/>
        </w:rPr>
        <w:t>कञ्चनपुर जिल्ला अदालत</w:t>
      </w:r>
    </w:p>
    <w:p w:rsidR="00D457DD" w:rsidRPr="00D03C72" w:rsidRDefault="00D457DD" w:rsidP="00D03C72">
      <w:pPr>
        <w:spacing w:after="0" w:line="240" w:lineRule="auto"/>
        <w:jc w:val="center"/>
        <w:rPr>
          <w:rFonts w:ascii="Utsaah" w:hAnsi="Utsaah" w:cs="Kalimati"/>
          <w:b/>
          <w:bCs/>
          <w:sz w:val="24"/>
          <w:szCs w:val="24"/>
          <w:u w:val="single"/>
        </w:rPr>
      </w:pPr>
      <w:r w:rsidRPr="00D03C72">
        <w:rPr>
          <w:rFonts w:ascii="Utsaah" w:hAnsi="Utsaah" w:cs="Kalimati"/>
          <w:b/>
          <w:bCs/>
          <w:sz w:val="24"/>
          <w:szCs w:val="24"/>
          <w:u w:val="single"/>
          <w:cs/>
        </w:rPr>
        <w:t>इजलास</w:t>
      </w:r>
    </w:p>
    <w:p w:rsidR="00D457DD" w:rsidRPr="00D03C72" w:rsidRDefault="009979BF" w:rsidP="00D03C72">
      <w:pPr>
        <w:spacing w:after="0" w:line="240" w:lineRule="auto"/>
        <w:jc w:val="center"/>
        <w:rPr>
          <w:rFonts w:ascii="Utsaah" w:hAnsi="Utsaah" w:cs="Kalimati"/>
          <w:sz w:val="24"/>
          <w:szCs w:val="24"/>
        </w:rPr>
      </w:pPr>
      <w:r w:rsidRPr="00D03C72">
        <w:rPr>
          <w:rFonts w:ascii="Utsaah" w:hAnsi="Utsaah" w:cs="Kalimati"/>
          <w:sz w:val="24"/>
          <w:szCs w:val="24"/>
          <w:cs/>
        </w:rPr>
        <w:t>माननीय जिल्ला न्यायाधीश श्री पदमराज</w:t>
      </w:r>
      <w:r w:rsidR="00D457DD" w:rsidRPr="00D03C72">
        <w:rPr>
          <w:rFonts w:ascii="Utsaah" w:hAnsi="Utsaah" w:cs="Kalimati"/>
          <w:sz w:val="24"/>
          <w:szCs w:val="24"/>
          <w:cs/>
        </w:rPr>
        <w:t xml:space="preserve"> पाण्डेय</w:t>
      </w:r>
    </w:p>
    <w:p w:rsidR="00D03C72" w:rsidRDefault="00D457DD" w:rsidP="00D03C72">
      <w:pPr>
        <w:spacing w:after="0" w:line="240" w:lineRule="auto"/>
        <w:jc w:val="center"/>
        <w:rPr>
          <w:rFonts w:ascii="Utsaah" w:hAnsi="Utsaah" w:cs="Kalimati"/>
          <w:b/>
          <w:bCs/>
          <w:sz w:val="24"/>
          <w:szCs w:val="24"/>
          <w:u w:val="single"/>
        </w:rPr>
      </w:pPr>
      <w:r w:rsidRPr="00D03C72">
        <w:rPr>
          <w:rFonts w:ascii="Utsaah" w:hAnsi="Utsaah" w:cs="Kalimati"/>
          <w:b/>
          <w:bCs/>
          <w:sz w:val="24"/>
          <w:szCs w:val="24"/>
          <w:u w:val="single"/>
          <w:cs/>
        </w:rPr>
        <w:t>आदेश</w:t>
      </w:r>
    </w:p>
    <w:p w:rsidR="00D03C72" w:rsidRPr="00D03C72" w:rsidRDefault="00D03C72" w:rsidP="00D03C72">
      <w:pPr>
        <w:spacing w:after="0" w:line="240" w:lineRule="auto"/>
        <w:jc w:val="center"/>
        <w:rPr>
          <w:rFonts w:ascii="Utsaah" w:hAnsi="Utsaah" w:cs="Kalimati"/>
          <w:b/>
          <w:bCs/>
          <w:sz w:val="24"/>
          <w:szCs w:val="24"/>
        </w:rPr>
      </w:pPr>
      <w:r w:rsidRPr="00D03C72">
        <w:rPr>
          <w:rFonts w:ascii="Utsaah" w:hAnsi="Utsaah" w:cs="Kalimati"/>
          <w:b/>
          <w:bCs/>
          <w:sz w:val="24"/>
          <w:szCs w:val="24"/>
          <w:cs/>
        </w:rPr>
        <w:t>मुद्दा नः-०७</w:t>
      </w:r>
      <w:r w:rsidR="007E7E79">
        <w:rPr>
          <w:rFonts w:ascii="Utsaah" w:hAnsi="Utsaah" w:cs="Kalimati" w:hint="cs"/>
          <w:b/>
          <w:bCs/>
          <w:sz w:val="24"/>
          <w:szCs w:val="24"/>
          <w:cs/>
        </w:rPr>
        <w:t>८</w:t>
      </w:r>
      <w:r w:rsidRPr="00D03C72">
        <w:rPr>
          <w:rFonts w:ascii="Utsaah" w:hAnsi="Utsaah" w:cs="Kalimati"/>
          <w:b/>
          <w:bCs/>
          <w:sz w:val="24"/>
          <w:szCs w:val="24"/>
          <w:cs/>
        </w:rPr>
        <w:t>-</w:t>
      </w:r>
      <w:r w:rsidRPr="00D03C72">
        <w:rPr>
          <w:rFonts w:ascii="Utsaah" w:hAnsi="Utsaah" w:cs="Kalimati"/>
          <w:b/>
          <w:bCs/>
          <w:sz w:val="30"/>
          <w:szCs w:val="30"/>
        </w:rPr>
        <w:t>CP</w:t>
      </w:r>
      <w:r w:rsidRPr="00D03C72">
        <w:rPr>
          <w:rFonts w:ascii="Utsaah" w:hAnsi="Utsaah" w:cs="Kalimati"/>
          <w:b/>
          <w:bCs/>
          <w:sz w:val="24"/>
          <w:szCs w:val="24"/>
          <w:cs/>
        </w:rPr>
        <w:t>-०</w:t>
      </w:r>
      <w:r w:rsidR="00BE6EDD">
        <w:rPr>
          <w:rFonts w:ascii="Utsaah" w:hAnsi="Utsaah" w:cs="Kalimati" w:hint="cs"/>
          <w:b/>
          <w:bCs/>
          <w:sz w:val="24"/>
          <w:szCs w:val="24"/>
          <w:cs/>
        </w:rPr>
        <w:t>०२३</w:t>
      </w:r>
    </w:p>
    <w:p w:rsidR="00D457DD" w:rsidRPr="00D03C72" w:rsidRDefault="00D457DD" w:rsidP="00D03C72">
      <w:pPr>
        <w:spacing w:after="0" w:line="240" w:lineRule="auto"/>
        <w:jc w:val="center"/>
        <w:rPr>
          <w:rFonts w:ascii="Utsaah" w:hAnsi="Utsaah" w:cs="Kalimati"/>
          <w:b/>
          <w:bCs/>
          <w:sz w:val="24"/>
          <w:szCs w:val="24"/>
          <w:u w:val="single"/>
        </w:rPr>
      </w:pPr>
    </w:p>
    <w:p w:rsidR="00D457DD" w:rsidRPr="00D03C72" w:rsidRDefault="00BE6EDD" w:rsidP="00D03C72">
      <w:pPr>
        <w:spacing w:after="0" w:line="240" w:lineRule="auto"/>
        <w:jc w:val="both"/>
        <w:rPr>
          <w:rFonts w:ascii="Utsaah" w:hAnsi="Utsaah" w:cs="Kalimati"/>
          <w:sz w:val="24"/>
          <w:szCs w:val="24"/>
        </w:rPr>
      </w:pPr>
      <w:r>
        <w:rPr>
          <w:rFonts w:ascii="Utsaah" w:hAnsi="Utsaah" w:cs="Kalimati" w:hint="cs"/>
          <w:sz w:val="24"/>
          <w:szCs w:val="24"/>
          <w:cs/>
        </w:rPr>
        <w:t>लक्ष्मी कुँवर बिष्ट</w:t>
      </w:r>
      <w:r w:rsidR="0067018C" w:rsidRPr="00D03C72">
        <w:rPr>
          <w:rFonts w:ascii="Utsaah" w:hAnsi="Utsaah" w:cs="Kalimati"/>
          <w:sz w:val="24"/>
          <w:szCs w:val="24"/>
          <w:cs/>
        </w:rPr>
        <w:t>.......</w:t>
      </w:r>
      <w:r w:rsidR="00D457DD" w:rsidRPr="00D03C72">
        <w:rPr>
          <w:rFonts w:ascii="Utsaah" w:hAnsi="Utsaah" w:cs="Kalimati"/>
          <w:sz w:val="24"/>
          <w:szCs w:val="24"/>
          <w:cs/>
        </w:rPr>
        <w:t>....................................................................................बादी</w:t>
      </w:r>
    </w:p>
    <w:p w:rsidR="00D457DD" w:rsidRPr="00D03C72" w:rsidRDefault="00D457DD" w:rsidP="00D03C72">
      <w:pPr>
        <w:spacing w:after="0" w:line="240" w:lineRule="auto"/>
        <w:jc w:val="center"/>
        <w:rPr>
          <w:rFonts w:ascii="Utsaah" w:hAnsi="Utsaah" w:cs="Kalimati"/>
          <w:b/>
          <w:bCs/>
          <w:sz w:val="24"/>
          <w:szCs w:val="24"/>
          <w:u w:val="single"/>
        </w:rPr>
      </w:pPr>
      <w:r w:rsidRPr="00D03C72">
        <w:rPr>
          <w:rFonts w:ascii="Utsaah" w:hAnsi="Utsaah" w:cs="Kalimati"/>
          <w:b/>
          <w:bCs/>
          <w:sz w:val="24"/>
          <w:szCs w:val="24"/>
          <w:u w:val="single"/>
          <w:cs/>
        </w:rPr>
        <w:t>बिरुद्ध</w:t>
      </w:r>
    </w:p>
    <w:p w:rsidR="00D457DD" w:rsidRPr="00D03C72" w:rsidRDefault="00BE6EDD" w:rsidP="00D03C72">
      <w:pPr>
        <w:spacing w:after="0" w:line="240" w:lineRule="auto"/>
        <w:jc w:val="both"/>
        <w:rPr>
          <w:rFonts w:ascii="Utsaah" w:hAnsi="Utsaah" w:cs="Kalimati"/>
          <w:sz w:val="24"/>
          <w:szCs w:val="24"/>
        </w:rPr>
      </w:pPr>
      <w:r>
        <w:rPr>
          <w:rFonts w:ascii="Utsaah" w:hAnsi="Utsaah" w:cs="Kalimati" w:hint="cs"/>
          <w:sz w:val="24"/>
          <w:szCs w:val="24"/>
          <w:cs/>
        </w:rPr>
        <w:t>मान बहादुर बिष्ट</w:t>
      </w:r>
      <w:r w:rsidR="00D457DD" w:rsidRPr="00D03C72">
        <w:rPr>
          <w:rFonts w:ascii="Utsaah" w:hAnsi="Utsaah" w:cs="Kalimati"/>
          <w:sz w:val="24"/>
          <w:szCs w:val="24"/>
          <w:cs/>
        </w:rPr>
        <w:t>.....</w:t>
      </w:r>
      <w:r w:rsidR="00D457DD" w:rsidRPr="00D03C72">
        <w:rPr>
          <w:rFonts w:ascii="Utsaah" w:hAnsi="Utsaah" w:cs="Kalimati"/>
          <w:sz w:val="24"/>
          <w:szCs w:val="24"/>
        </w:rPr>
        <w:t>.</w:t>
      </w:r>
      <w:r w:rsidR="00D457DD" w:rsidRPr="00D03C72">
        <w:rPr>
          <w:rFonts w:ascii="Utsaah" w:hAnsi="Utsaah" w:cs="Kalimati" w:hint="cs"/>
          <w:sz w:val="24"/>
          <w:szCs w:val="24"/>
          <w:cs/>
        </w:rPr>
        <w:t>.................................................................................... प्रतिबादी</w:t>
      </w:r>
    </w:p>
    <w:p w:rsidR="00763C5B" w:rsidRPr="00763C5B" w:rsidRDefault="00763C5B" w:rsidP="00D03C72">
      <w:pPr>
        <w:spacing w:after="0" w:line="240" w:lineRule="auto"/>
        <w:jc w:val="center"/>
        <w:rPr>
          <w:rFonts w:ascii="Utsaah" w:hAnsi="Utsaah" w:cs="Kalimati"/>
          <w:sz w:val="12"/>
          <w:szCs w:val="12"/>
        </w:rPr>
      </w:pPr>
    </w:p>
    <w:p w:rsidR="00D457DD" w:rsidRDefault="00D457DD" w:rsidP="00D03C72">
      <w:pPr>
        <w:spacing w:after="0" w:line="240" w:lineRule="auto"/>
        <w:jc w:val="center"/>
        <w:rPr>
          <w:rFonts w:ascii="Utsaah" w:hAnsi="Utsaah" w:cs="Kalimati"/>
          <w:sz w:val="24"/>
          <w:szCs w:val="24"/>
        </w:rPr>
      </w:pPr>
      <w:r w:rsidRPr="00D03C72">
        <w:rPr>
          <w:rFonts w:ascii="Utsaah" w:hAnsi="Utsaah" w:cs="Kalimati"/>
          <w:sz w:val="24"/>
          <w:szCs w:val="24"/>
          <w:cs/>
        </w:rPr>
        <w:t>मुद्दाः-</w:t>
      </w:r>
      <w:r w:rsidR="00BE3F5F" w:rsidRPr="00D03C72">
        <w:rPr>
          <w:rFonts w:ascii="Utsaah" w:hAnsi="Utsaah" w:cs="Kalimati" w:hint="cs"/>
          <w:sz w:val="24"/>
          <w:szCs w:val="24"/>
          <w:cs/>
        </w:rPr>
        <w:t xml:space="preserve"> सम्बन्ध विच्छेद</w:t>
      </w:r>
      <w:r w:rsidR="00A0152E" w:rsidRPr="00D03C72">
        <w:rPr>
          <w:rFonts w:ascii="Utsaah" w:hAnsi="Utsaah" w:cs="Kalimati" w:hint="cs"/>
          <w:sz w:val="24"/>
          <w:szCs w:val="24"/>
          <w:cs/>
        </w:rPr>
        <w:t>,</w:t>
      </w:r>
      <w:r w:rsidR="00B9114C" w:rsidRPr="00D03C72">
        <w:rPr>
          <w:rFonts w:ascii="Utsaah" w:hAnsi="Utsaah" w:cs="Kalimati" w:hint="cs"/>
          <w:sz w:val="24"/>
          <w:szCs w:val="24"/>
          <w:cs/>
        </w:rPr>
        <w:t>अंश</w:t>
      </w:r>
      <w:r w:rsidR="00763C5B">
        <w:rPr>
          <w:rFonts w:ascii="Utsaah" w:hAnsi="Utsaah" w:cs="Kalimati" w:hint="cs"/>
          <w:sz w:val="24"/>
          <w:szCs w:val="24"/>
          <w:cs/>
        </w:rPr>
        <w:t xml:space="preserve"> ।</w:t>
      </w:r>
    </w:p>
    <w:p w:rsidR="00763C5B" w:rsidRPr="00867163" w:rsidRDefault="00763C5B" w:rsidP="00D03C72">
      <w:pPr>
        <w:spacing w:after="0" w:line="240" w:lineRule="auto"/>
        <w:jc w:val="center"/>
        <w:rPr>
          <w:rFonts w:ascii="Utsaah" w:hAnsi="Utsaah" w:cs="Kalimati"/>
          <w:sz w:val="24"/>
          <w:szCs w:val="24"/>
        </w:rPr>
      </w:pPr>
    </w:p>
    <w:p w:rsidR="00867163" w:rsidRPr="00896C4D" w:rsidRDefault="00867163" w:rsidP="00867163">
      <w:pPr>
        <w:spacing w:after="0"/>
        <w:jc w:val="both"/>
        <w:rPr>
          <w:rFonts w:ascii="Utsaah" w:hAnsi="Utsaah" w:cs="Kalimati"/>
          <w:b/>
          <w:bCs/>
          <w:sz w:val="24"/>
          <w:szCs w:val="24"/>
        </w:rPr>
      </w:pPr>
      <w:r w:rsidRPr="00867163">
        <w:rPr>
          <w:rFonts w:ascii="Utsaah" w:hAnsi="Utsaah" w:cs="Kalimati"/>
          <w:sz w:val="24"/>
          <w:szCs w:val="24"/>
          <w:cs/>
        </w:rPr>
        <w:t xml:space="preserve">  यसमा</w:t>
      </w:r>
      <w:r w:rsidRPr="00867163">
        <w:rPr>
          <w:rFonts w:ascii="Utsaah" w:hAnsi="Utsaah" w:cs="Kalimati" w:hint="cs"/>
          <w:sz w:val="24"/>
          <w:szCs w:val="24"/>
          <w:cs/>
        </w:rPr>
        <w:t xml:space="preserve"> फिरादपत्रको प्रकरण </w:t>
      </w:r>
      <w:r w:rsidR="000F6F0E">
        <w:rPr>
          <w:rFonts w:ascii="Utsaah" w:hAnsi="Utsaah" w:cs="Kalimati" w:hint="cs"/>
          <w:sz w:val="24"/>
          <w:szCs w:val="24"/>
          <w:cs/>
        </w:rPr>
        <w:t>(</w:t>
      </w:r>
      <w:r>
        <w:rPr>
          <w:rFonts w:ascii="Utsaah" w:hAnsi="Utsaah" w:cs="Kalimati" w:hint="cs"/>
          <w:sz w:val="24"/>
          <w:szCs w:val="24"/>
          <w:cs/>
        </w:rPr>
        <w:t>१</w:t>
      </w:r>
      <w:r w:rsidR="000F6F0E">
        <w:rPr>
          <w:rFonts w:ascii="Utsaah" w:hAnsi="Utsaah" w:cs="Kalimati" w:hint="cs"/>
          <w:sz w:val="24"/>
          <w:szCs w:val="24"/>
          <w:cs/>
        </w:rPr>
        <w:t>)</w:t>
      </w:r>
      <w:r w:rsidRPr="00867163">
        <w:rPr>
          <w:rFonts w:ascii="Utsaah" w:hAnsi="Utsaah" w:cs="Kalimati" w:hint="cs"/>
          <w:sz w:val="24"/>
          <w:szCs w:val="24"/>
          <w:cs/>
        </w:rPr>
        <w:t xml:space="preserve"> मा उल्लेखित </w:t>
      </w:r>
      <w:r>
        <w:rPr>
          <w:rFonts w:ascii="Utsaah" w:hAnsi="Utsaah" w:cs="Kalimati" w:hint="cs"/>
          <w:sz w:val="24"/>
          <w:szCs w:val="24"/>
          <w:cs/>
        </w:rPr>
        <w:t xml:space="preserve">मुल </w:t>
      </w:r>
      <w:r w:rsidRPr="00867163">
        <w:rPr>
          <w:rFonts w:ascii="Utsaah" w:hAnsi="Utsaah" w:cs="Kalimati" w:hint="cs"/>
          <w:sz w:val="24"/>
          <w:szCs w:val="24"/>
          <w:cs/>
        </w:rPr>
        <w:t xml:space="preserve">अंशियारहरु </w:t>
      </w:r>
      <w:r>
        <w:rPr>
          <w:rFonts w:ascii="Utsaah" w:hAnsi="Utsaah" w:cs="Kalimati" w:hint="cs"/>
          <w:sz w:val="24"/>
          <w:szCs w:val="24"/>
          <w:cs/>
        </w:rPr>
        <w:t>स्व.पदम बहादुर बिष्टका ४वटा छोराहरु क्रमशः डम्मर बहादुर बिष्ट,पृत बहादुर बिष्ट, रन बहादुर बिष्ट र दान बहादुर बिष्ट हुन ।</w:t>
      </w:r>
      <w:r w:rsidR="00B15339">
        <w:rPr>
          <w:rFonts w:ascii="Utsaah" w:hAnsi="Utsaah" w:cs="Kalimati" w:hint="cs"/>
          <w:sz w:val="24"/>
          <w:szCs w:val="24"/>
          <w:cs/>
        </w:rPr>
        <w:t xml:space="preserve">पृत बहादुर बिष्टका </w:t>
      </w:r>
      <w:r>
        <w:rPr>
          <w:rFonts w:ascii="Utsaah" w:hAnsi="Utsaah" w:cs="Kalimati" w:hint="cs"/>
          <w:sz w:val="24"/>
          <w:szCs w:val="24"/>
          <w:cs/>
        </w:rPr>
        <w:t>४ छोराहरु जेठो पुन्टे बिष्ट</w:t>
      </w:r>
      <w:r w:rsidR="000F6F0E">
        <w:rPr>
          <w:rFonts w:ascii="Utsaah" w:hAnsi="Utsaah" w:cs="Kalimati" w:hint="cs"/>
          <w:sz w:val="24"/>
          <w:szCs w:val="24"/>
          <w:cs/>
        </w:rPr>
        <w:t>,</w:t>
      </w:r>
      <w:r>
        <w:rPr>
          <w:rFonts w:ascii="Utsaah" w:hAnsi="Utsaah" w:cs="Kalimati" w:hint="cs"/>
          <w:sz w:val="24"/>
          <w:szCs w:val="24"/>
          <w:cs/>
        </w:rPr>
        <w:t xml:space="preserve"> महिलो छोरा कर्ण बहादुर बिष्ट</w:t>
      </w:r>
      <w:r w:rsidR="0071173B">
        <w:rPr>
          <w:rFonts w:ascii="Utsaah" w:hAnsi="Utsaah" w:cs="Kalimati" w:hint="cs"/>
          <w:sz w:val="24"/>
          <w:szCs w:val="24"/>
          <w:cs/>
        </w:rPr>
        <w:t>,</w:t>
      </w:r>
      <w:r>
        <w:rPr>
          <w:rFonts w:ascii="Utsaah" w:hAnsi="Utsaah" w:cs="Kalimati" w:hint="cs"/>
          <w:sz w:val="24"/>
          <w:szCs w:val="24"/>
          <w:cs/>
        </w:rPr>
        <w:t xml:space="preserve"> साइलो छोरा मान बहादुर बिष्ट र कान्छो छो</w:t>
      </w:r>
      <w:r w:rsidR="000F6F0E">
        <w:rPr>
          <w:rFonts w:ascii="Utsaah" w:hAnsi="Utsaah" w:cs="Kalimati" w:hint="cs"/>
          <w:sz w:val="24"/>
          <w:szCs w:val="24"/>
          <w:cs/>
        </w:rPr>
        <w:t>रा तेज बहादुर बिष्ट</w:t>
      </w:r>
      <w:r>
        <w:rPr>
          <w:rFonts w:ascii="Utsaah" w:hAnsi="Utsaah" w:cs="Kalimati" w:hint="cs"/>
          <w:sz w:val="24"/>
          <w:szCs w:val="24"/>
          <w:cs/>
        </w:rPr>
        <w:t xml:space="preserve"> हुन ।ससुरा पदम बहादुर बिष्ट र ससुरा पृत बहादुर बिष्टको मृत्यु भई सकेको अवस्थामा पुख्यौली सम्पति स्व</w:t>
      </w:r>
      <w:r w:rsidR="00B15339">
        <w:rPr>
          <w:rFonts w:ascii="Utsaah" w:hAnsi="Utsaah" w:cs="Kalimati" w:hint="cs"/>
          <w:sz w:val="24"/>
          <w:szCs w:val="24"/>
          <w:cs/>
        </w:rPr>
        <w:t>.</w:t>
      </w:r>
      <w:r>
        <w:rPr>
          <w:rFonts w:ascii="Utsaah" w:hAnsi="Utsaah" w:cs="Kalimati" w:hint="cs"/>
          <w:sz w:val="24"/>
          <w:szCs w:val="24"/>
          <w:cs/>
        </w:rPr>
        <w:t xml:space="preserve"> पदम बहादुर बिष्ट</w:t>
      </w:r>
      <w:r w:rsidR="00B15339">
        <w:rPr>
          <w:rFonts w:ascii="Utsaah" w:hAnsi="Utsaah" w:cs="Kalimati" w:hint="cs"/>
          <w:sz w:val="24"/>
          <w:szCs w:val="24"/>
          <w:cs/>
        </w:rPr>
        <w:t>को जेठो छोरा</w:t>
      </w:r>
      <w:r>
        <w:rPr>
          <w:rFonts w:ascii="Utsaah" w:hAnsi="Utsaah" w:cs="Kalimati" w:hint="cs"/>
          <w:sz w:val="24"/>
          <w:szCs w:val="24"/>
          <w:cs/>
        </w:rPr>
        <w:t xml:space="preserve"> तथा ससुरा डम्मर बहादुर बिष्टको नाममा दर्ता कायम रही मरुवाको सरुवा गर्ने बाकी नै रहेको</w:t>
      </w:r>
      <w:r w:rsidR="00896C4D">
        <w:rPr>
          <w:rFonts w:ascii="Utsaah" w:hAnsi="Utsaah" w:cs="Kalimati"/>
          <w:sz w:val="24"/>
          <w:szCs w:val="24"/>
        </w:rPr>
        <w:t xml:space="preserve"> </w:t>
      </w:r>
      <w:r w:rsidR="00B15339">
        <w:rPr>
          <w:rFonts w:ascii="Utsaah" w:hAnsi="Utsaah" w:cs="Kalimati" w:hint="cs"/>
          <w:sz w:val="24"/>
          <w:szCs w:val="24"/>
          <w:cs/>
        </w:rPr>
        <w:t xml:space="preserve">र </w:t>
      </w:r>
      <w:r w:rsidR="00B15339" w:rsidRPr="00896C4D">
        <w:rPr>
          <w:rFonts w:ascii="Utsaah" w:hAnsi="Utsaah" w:cs="Kalimati" w:hint="cs"/>
          <w:b/>
          <w:bCs/>
          <w:sz w:val="24"/>
          <w:szCs w:val="24"/>
          <w:cs/>
        </w:rPr>
        <w:t xml:space="preserve">निज </w:t>
      </w:r>
      <w:r w:rsidR="000F6F0E" w:rsidRPr="00896C4D">
        <w:rPr>
          <w:rFonts w:ascii="Utsaah" w:hAnsi="Utsaah" w:cs="Kalimati" w:hint="cs"/>
          <w:b/>
          <w:bCs/>
          <w:sz w:val="24"/>
          <w:szCs w:val="24"/>
          <w:cs/>
        </w:rPr>
        <w:t>सासु</w:t>
      </w:r>
      <w:r w:rsidR="00B15339" w:rsidRPr="00896C4D">
        <w:rPr>
          <w:rFonts w:ascii="Utsaah" w:hAnsi="Utsaah" w:cs="Kalimati" w:hint="cs"/>
          <w:b/>
          <w:bCs/>
          <w:sz w:val="24"/>
          <w:szCs w:val="24"/>
          <w:cs/>
        </w:rPr>
        <w:t xml:space="preserve"> पार्वती बिष्ट </w:t>
      </w:r>
      <w:r w:rsidR="0071173B" w:rsidRPr="00896C4D">
        <w:rPr>
          <w:rFonts w:ascii="Utsaah" w:hAnsi="Utsaah" w:cs="Kalimati" w:hint="cs"/>
          <w:b/>
          <w:bCs/>
          <w:sz w:val="24"/>
          <w:szCs w:val="24"/>
          <w:cs/>
        </w:rPr>
        <w:t xml:space="preserve">समेत </w:t>
      </w:r>
      <w:r w:rsidR="000F6F0E" w:rsidRPr="00896C4D">
        <w:rPr>
          <w:rFonts w:ascii="Utsaah" w:hAnsi="Utsaah" w:cs="Kalimati" w:hint="cs"/>
          <w:b/>
          <w:bCs/>
          <w:sz w:val="24"/>
          <w:szCs w:val="24"/>
          <w:cs/>
        </w:rPr>
        <w:t xml:space="preserve">पाँच जना </w:t>
      </w:r>
      <w:r w:rsidR="00B15339" w:rsidRPr="00896C4D">
        <w:rPr>
          <w:rFonts w:ascii="Utsaah" w:hAnsi="Utsaah" w:cs="Kalimati" w:hint="cs"/>
          <w:b/>
          <w:bCs/>
          <w:sz w:val="24"/>
          <w:szCs w:val="24"/>
          <w:cs/>
        </w:rPr>
        <w:t xml:space="preserve">अंशियार रहेको भनी फिरादपत्रमा </w:t>
      </w:r>
      <w:r w:rsidRPr="00896C4D">
        <w:rPr>
          <w:rFonts w:ascii="Utsaah" w:hAnsi="Utsaah" w:cs="Kalimati" w:hint="cs"/>
          <w:b/>
          <w:bCs/>
          <w:sz w:val="24"/>
          <w:szCs w:val="24"/>
          <w:cs/>
        </w:rPr>
        <w:t>उल्लेख गरेको देखिदा तथा</w:t>
      </w:r>
      <w:r w:rsidR="00B15339" w:rsidRPr="00896C4D">
        <w:rPr>
          <w:rFonts w:ascii="Utsaah" w:hAnsi="Utsaah" w:cs="Kalimati" w:hint="cs"/>
          <w:b/>
          <w:bCs/>
          <w:sz w:val="24"/>
          <w:szCs w:val="24"/>
          <w:cs/>
        </w:rPr>
        <w:t xml:space="preserve"> निजहरुलाई </w:t>
      </w:r>
      <w:r w:rsidR="000F6F0E" w:rsidRPr="00896C4D">
        <w:rPr>
          <w:rFonts w:ascii="Utsaah" w:hAnsi="Utsaah" w:cs="Kalimati" w:hint="cs"/>
          <w:b/>
          <w:bCs/>
          <w:sz w:val="24"/>
          <w:szCs w:val="24"/>
          <w:cs/>
        </w:rPr>
        <w:t>प्रतिबादी</w:t>
      </w:r>
      <w:r w:rsidR="00B15339" w:rsidRPr="00896C4D">
        <w:rPr>
          <w:rFonts w:ascii="Utsaah" w:hAnsi="Utsaah" w:cs="Kalimati" w:hint="cs"/>
          <w:b/>
          <w:bCs/>
          <w:sz w:val="24"/>
          <w:szCs w:val="24"/>
          <w:cs/>
        </w:rPr>
        <w:t xml:space="preserve"> बनाएको </w:t>
      </w:r>
      <w:r w:rsidR="000F6F0E" w:rsidRPr="00896C4D">
        <w:rPr>
          <w:rFonts w:ascii="Utsaah" w:hAnsi="Utsaah" w:cs="Kalimati" w:hint="cs"/>
          <w:b/>
          <w:bCs/>
          <w:sz w:val="24"/>
          <w:szCs w:val="24"/>
          <w:cs/>
        </w:rPr>
        <w:t xml:space="preserve">नदेखिएकोले निज </w:t>
      </w:r>
      <w:r w:rsidRPr="00896C4D">
        <w:rPr>
          <w:rFonts w:ascii="Utsaah" w:hAnsi="Utsaah" w:cs="Kalimati" w:hint="cs"/>
          <w:b/>
          <w:bCs/>
          <w:sz w:val="24"/>
          <w:szCs w:val="24"/>
          <w:cs/>
        </w:rPr>
        <w:t>डम्मर बहादुर बिष्ट, रन बहादुर बिष्ट</w:t>
      </w:r>
      <w:r w:rsidR="0071173B" w:rsidRPr="00896C4D">
        <w:rPr>
          <w:rFonts w:ascii="Utsaah" w:hAnsi="Utsaah" w:cs="Kalimati" w:hint="cs"/>
          <w:b/>
          <w:bCs/>
          <w:sz w:val="24"/>
          <w:szCs w:val="24"/>
          <w:cs/>
        </w:rPr>
        <w:t>,</w:t>
      </w:r>
      <w:r w:rsidRPr="00896C4D">
        <w:rPr>
          <w:rFonts w:ascii="Utsaah" w:hAnsi="Utsaah" w:cs="Kalimati" w:hint="cs"/>
          <w:b/>
          <w:bCs/>
          <w:sz w:val="24"/>
          <w:szCs w:val="24"/>
          <w:cs/>
        </w:rPr>
        <w:t xml:space="preserve"> दान बहादुर बिष्ट</w:t>
      </w:r>
      <w:r w:rsidR="000F6F0E" w:rsidRPr="00896C4D">
        <w:rPr>
          <w:rFonts w:ascii="Utsaah" w:hAnsi="Utsaah" w:cs="Kalimati" w:hint="cs"/>
          <w:b/>
          <w:bCs/>
          <w:sz w:val="24"/>
          <w:szCs w:val="24"/>
          <w:cs/>
        </w:rPr>
        <w:t xml:space="preserve"> र </w:t>
      </w:r>
      <w:r w:rsidR="0071173B" w:rsidRPr="00896C4D">
        <w:rPr>
          <w:rFonts w:ascii="Utsaah" w:hAnsi="Utsaah" w:cs="Kalimati" w:hint="cs"/>
          <w:b/>
          <w:bCs/>
          <w:sz w:val="24"/>
          <w:szCs w:val="24"/>
          <w:cs/>
        </w:rPr>
        <w:t>स्व.</w:t>
      </w:r>
      <w:r w:rsidRPr="00896C4D">
        <w:rPr>
          <w:rFonts w:ascii="Utsaah" w:hAnsi="Utsaah" w:cs="Kalimati" w:hint="cs"/>
          <w:b/>
          <w:bCs/>
          <w:sz w:val="24"/>
          <w:szCs w:val="24"/>
          <w:cs/>
        </w:rPr>
        <w:t xml:space="preserve">पृत बहादुर बिष्टका छोराहरु जेठो पुन्टे बिष्ट- १ महिलो छोरा कर्ण बहादुर बिष्ट-१ साइलो छोरा मान बहादुर बिष्ट-१ </w:t>
      </w:r>
      <w:r w:rsidR="000F6F0E" w:rsidRPr="00896C4D">
        <w:rPr>
          <w:rFonts w:ascii="Utsaah" w:hAnsi="Utsaah" w:cs="Kalimati" w:hint="cs"/>
          <w:b/>
          <w:bCs/>
          <w:sz w:val="24"/>
          <w:szCs w:val="24"/>
          <w:cs/>
        </w:rPr>
        <w:t>र कान्छो छोरा तेज बहादुर बिष्ट-१ तथा सा</w:t>
      </w:r>
      <w:r w:rsidRPr="00896C4D">
        <w:rPr>
          <w:rFonts w:ascii="Utsaah" w:hAnsi="Utsaah" w:cs="Kalimati" w:hint="cs"/>
          <w:b/>
          <w:bCs/>
          <w:sz w:val="24"/>
          <w:szCs w:val="24"/>
          <w:cs/>
        </w:rPr>
        <w:t xml:space="preserve">सु पार्वती बिष्टलाई बुझ्नुपर्ने भएकाले </w:t>
      </w:r>
      <w:r w:rsidR="000F6F0E" w:rsidRPr="00896C4D">
        <w:rPr>
          <w:rFonts w:ascii="Utsaah" w:hAnsi="Utsaah" w:cs="Kalimati" w:hint="cs"/>
          <w:b/>
          <w:bCs/>
          <w:sz w:val="24"/>
          <w:szCs w:val="24"/>
          <w:cs/>
        </w:rPr>
        <w:t xml:space="preserve">बादीको कागज गरी </w:t>
      </w:r>
      <w:r w:rsidRPr="00896C4D">
        <w:rPr>
          <w:rFonts w:ascii="Utsaah" w:hAnsi="Utsaah" w:cs="Kalimati" w:hint="cs"/>
          <w:b/>
          <w:bCs/>
          <w:sz w:val="24"/>
          <w:szCs w:val="24"/>
          <w:cs/>
        </w:rPr>
        <w:t>निजहरुको वतन खुलाउन</w:t>
      </w:r>
      <w:r w:rsidR="000F6F0E" w:rsidRPr="00896C4D">
        <w:rPr>
          <w:rFonts w:ascii="Utsaah" w:hAnsi="Utsaah" w:cs="Kalimati" w:hint="cs"/>
          <w:b/>
          <w:bCs/>
          <w:sz w:val="24"/>
          <w:szCs w:val="24"/>
          <w:cs/>
        </w:rPr>
        <w:t xml:space="preserve"> लगाई</w:t>
      </w:r>
      <w:r w:rsidRPr="00896C4D">
        <w:rPr>
          <w:rFonts w:ascii="Utsaah" w:hAnsi="Utsaah" w:cs="Kalimati" w:hint="cs"/>
          <w:b/>
          <w:bCs/>
          <w:sz w:val="24"/>
          <w:szCs w:val="24"/>
          <w:cs/>
        </w:rPr>
        <w:t xml:space="preserve"> मुलुकी देवानी कार्यविधि संहिता</w:t>
      </w:r>
      <w:r w:rsidRPr="00896C4D">
        <w:rPr>
          <w:rFonts w:ascii="Utsaah" w:hAnsi="Utsaah" w:cs="Kalimati"/>
          <w:b/>
          <w:bCs/>
          <w:sz w:val="24"/>
          <w:szCs w:val="24"/>
        </w:rPr>
        <w:t>,</w:t>
      </w:r>
      <w:r w:rsidRPr="00896C4D">
        <w:rPr>
          <w:rFonts w:ascii="Utsaah" w:hAnsi="Utsaah" w:cs="Kalimati" w:hint="cs"/>
          <w:b/>
          <w:bCs/>
          <w:sz w:val="24"/>
          <w:szCs w:val="24"/>
          <w:cs/>
        </w:rPr>
        <w:t xml:space="preserve">२०७४ </w:t>
      </w:r>
      <w:r w:rsidR="000F6F0E" w:rsidRPr="00896C4D">
        <w:rPr>
          <w:rFonts w:ascii="Utsaah" w:hAnsi="Utsaah" w:cs="Kalimati" w:hint="cs"/>
          <w:b/>
          <w:bCs/>
          <w:sz w:val="24"/>
          <w:szCs w:val="24"/>
          <w:cs/>
        </w:rPr>
        <w:t xml:space="preserve">को दफा </w:t>
      </w:r>
      <w:r w:rsidRPr="00896C4D">
        <w:rPr>
          <w:rFonts w:ascii="Utsaah" w:hAnsi="Utsaah" w:cs="Kalimati" w:hint="cs"/>
          <w:b/>
          <w:bCs/>
          <w:sz w:val="24"/>
          <w:szCs w:val="24"/>
          <w:cs/>
        </w:rPr>
        <w:t xml:space="preserve">१२३ </w:t>
      </w:r>
      <w:r w:rsidRPr="00896C4D">
        <w:rPr>
          <w:rFonts w:ascii="Utsaah" w:hAnsi="Utsaah" w:cs="Kalimati" w:hint="cs"/>
          <w:b/>
          <w:bCs/>
          <w:sz w:val="24"/>
          <w:szCs w:val="24"/>
          <w:cs/>
        </w:rPr>
        <w:lastRenderedPageBreak/>
        <w:t>बमोजिम निजहरु</w:t>
      </w:r>
      <w:r w:rsidR="000F6F0E" w:rsidRPr="00896C4D">
        <w:rPr>
          <w:rFonts w:ascii="Utsaah" w:hAnsi="Utsaah" w:cs="Kalimati" w:hint="cs"/>
          <w:b/>
          <w:bCs/>
          <w:sz w:val="24"/>
          <w:szCs w:val="24"/>
          <w:cs/>
        </w:rPr>
        <w:t>को नाउमा सात दिने म्याद जारी गरी उपस्थित भए बयानको लागि इजलास समक्ष पेश गर्नु र म्यादमा उपस्थित नभए नियमानुसार गरी पेश गर्न</w:t>
      </w:r>
      <w:r w:rsidRPr="00896C4D">
        <w:rPr>
          <w:rFonts w:ascii="Utsaah" w:hAnsi="Utsaah" w:cs="Kalimati" w:hint="cs"/>
          <w:b/>
          <w:bCs/>
          <w:sz w:val="24"/>
          <w:szCs w:val="24"/>
          <w:cs/>
        </w:rPr>
        <w:t xml:space="preserve">  ।</w:t>
      </w:r>
    </w:p>
    <w:p w:rsidR="00867163" w:rsidRDefault="00867163" w:rsidP="00867163">
      <w:pPr>
        <w:spacing w:after="0"/>
        <w:jc w:val="both"/>
        <w:rPr>
          <w:rFonts w:ascii="Utsaah" w:hAnsi="Utsaah" w:cs="Kalimati"/>
          <w:sz w:val="24"/>
          <w:szCs w:val="24"/>
        </w:rPr>
      </w:pPr>
    </w:p>
    <w:p w:rsidR="000F6F0E" w:rsidRPr="00867163" w:rsidRDefault="000F6F0E" w:rsidP="00867163">
      <w:pPr>
        <w:spacing w:after="0"/>
        <w:jc w:val="both"/>
        <w:rPr>
          <w:rFonts w:ascii="Utsaah" w:hAnsi="Utsaah" w:cs="Kalimati"/>
          <w:sz w:val="24"/>
          <w:szCs w:val="24"/>
        </w:rPr>
      </w:pPr>
    </w:p>
    <w:p w:rsidR="00D457DD" w:rsidRPr="00D03C72" w:rsidRDefault="00D457DD" w:rsidP="000F6F0E">
      <w:pPr>
        <w:spacing w:after="0" w:line="240" w:lineRule="auto"/>
        <w:ind w:firstLine="720"/>
        <w:jc w:val="right"/>
        <w:rPr>
          <w:rFonts w:ascii="Utsaah" w:hAnsi="Utsaah" w:cs="Kalimati"/>
          <w:sz w:val="24"/>
          <w:szCs w:val="24"/>
        </w:rPr>
      </w:pPr>
      <w:r w:rsidRPr="00D03C72">
        <w:rPr>
          <w:rFonts w:ascii="Utsaah" w:hAnsi="Utsaah" w:cs="Kalimati"/>
          <w:sz w:val="24"/>
          <w:szCs w:val="24"/>
          <w:cs/>
        </w:rPr>
        <w:t xml:space="preserve">जिल्ला न्यायाधीश </w:t>
      </w:r>
    </w:p>
    <w:p w:rsidR="00D457DD" w:rsidRPr="00D03C72" w:rsidRDefault="00BE3F5F" w:rsidP="00D03C72">
      <w:pPr>
        <w:spacing w:after="0" w:line="240" w:lineRule="auto"/>
        <w:jc w:val="both"/>
        <w:rPr>
          <w:rFonts w:ascii="Utsaah" w:hAnsi="Utsaah" w:cs="Kalimati"/>
          <w:sz w:val="24"/>
          <w:szCs w:val="24"/>
        </w:rPr>
      </w:pPr>
      <w:r w:rsidRPr="00D03C72">
        <w:rPr>
          <w:rFonts w:ascii="Utsaah" w:hAnsi="Utsaah" w:cs="Kalimati"/>
          <w:sz w:val="24"/>
          <w:szCs w:val="24"/>
          <w:cs/>
        </w:rPr>
        <w:t>ईति सम्वत २०७९</w:t>
      </w:r>
      <w:r w:rsidR="00C9625F" w:rsidRPr="00D03C72">
        <w:rPr>
          <w:rFonts w:ascii="Utsaah" w:hAnsi="Utsaah" w:cs="Kalimati"/>
          <w:sz w:val="24"/>
          <w:szCs w:val="24"/>
          <w:cs/>
        </w:rPr>
        <w:t xml:space="preserve">साल </w:t>
      </w:r>
      <w:r w:rsidR="004602FB">
        <w:rPr>
          <w:rFonts w:ascii="Utsaah" w:hAnsi="Utsaah" w:cs="Kalimati" w:hint="cs"/>
          <w:sz w:val="24"/>
          <w:szCs w:val="24"/>
          <w:cs/>
        </w:rPr>
        <w:t>कार्तिक 2</w:t>
      </w:r>
      <w:r w:rsidR="00867163">
        <w:rPr>
          <w:rFonts w:ascii="Utsaah" w:hAnsi="Utsaah" w:cs="Kalimati" w:hint="cs"/>
          <w:sz w:val="24"/>
          <w:szCs w:val="24"/>
          <w:cs/>
        </w:rPr>
        <w:t>३</w:t>
      </w:r>
      <w:r w:rsidR="00D457DD" w:rsidRPr="00D03C72">
        <w:rPr>
          <w:rFonts w:ascii="Utsaah" w:hAnsi="Utsaah" w:cs="Kalimati"/>
          <w:sz w:val="24"/>
          <w:szCs w:val="24"/>
          <w:cs/>
        </w:rPr>
        <w:t xml:space="preserve"> गते रोज </w:t>
      </w:r>
      <w:r w:rsidR="00867163">
        <w:rPr>
          <w:rFonts w:ascii="Utsaah" w:hAnsi="Utsaah" w:cs="Kalimati" w:hint="cs"/>
          <w:sz w:val="24"/>
          <w:szCs w:val="24"/>
          <w:cs/>
        </w:rPr>
        <w:t>४</w:t>
      </w:r>
      <w:r w:rsidR="00D457DD" w:rsidRPr="00D03C72">
        <w:rPr>
          <w:rFonts w:ascii="Utsaah" w:hAnsi="Utsaah" w:cs="Kalimati"/>
          <w:sz w:val="24"/>
          <w:szCs w:val="24"/>
          <w:cs/>
        </w:rPr>
        <w:t xml:space="preserve"> मा शुभम.............................................</w:t>
      </w:r>
    </w:p>
    <w:p w:rsidR="00CC2767" w:rsidRPr="00D03C72" w:rsidRDefault="00CC2767" w:rsidP="00D03C72">
      <w:pPr>
        <w:spacing w:after="0" w:line="240" w:lineRule="auto"/>
        <w:jc w:val="both"/>
        <w:rPr>
          <w:rFonts w:ascii="Utsaah" w:hAnsi="Utsaah" w:cs="Kalimati"/>
          <w:sz w:val="24"/>
          <w:szCs w:val="24"/>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rPr>
          <w:rFonts w:ascii="Utsaah" w:hAnsi="Utsaah" w:cs="Utsaah"/>
          <w:sz w:val="32"/>
          <w:szCs w:val="32"/>
        </w:rPr>
      </w:pPr>
    </w:p>
    <w:p w:rsidR="00CC2767" w:rsidRDefault="00CC2767" w:rsidP="001659A3">
      <w:pPr>
        <w:spacing w:after="0"/>
        <w:jc w:val="both"/>
      </w:pPr>
    </w:p>
    <w:p w:rsidR="00D3340C" w:rsidRDefault="00D3340C" w:rsidP="00D3340C">
      <w:pPr>
        <w:spacing w:after="0"/>
        <w:jc w:val="both"/>
        <w:rPr>
          <w:rFonts w:ascii="Utsaah" w:hAnsi="Utsaah" w:cs="Utsaah"/>
          <w:sz w:val="36"/>
          <w:szCs w:val="36"/>
        </w:rPr>
      </w:pPr>
      <w:r>
        <w:rPr>
          <w:rFonts w:ascii="Utsaah" w:hAnsi="Utsaah" w:cs="Arial Unicode MS"/>
          <w:sz w:val="36"/>
          <w:szCs w:val="36"/>
          <w:cs/>
        </w:rPr>
        <w:t>उल्लेख गरेका जेठो छोरा दिपक नाथ र कान्छा छोरा सुनिल नाथको नाम</w:t>
      </w:r>
      <w:r>
        <w:rPr>
          <w:rFonts w:ascii="Utsaah" w:hAnsi="Utsaah" w:cs="Utsaah"/>
          <w:sz w:val="36"/>
          <w:szCs w:val="36"/>
        </w:rPr>
        <w:t>,</w:t>
      </w:r>
      <w:r>
        <w:rPr>
          <w:rFonts w:ascii="Utsaah" w:hAnsi="Utsaah" w:cs="Arial Unicode MS" w:hint="cs"/>
          <w:sz w:val="36"/>
          <w:szCs w:val="36"/>
          <w:cs/>
        </w:rPr>
        <w:t xml:space="preserve"> थर र वतन  खुलाउन</w:t>
      </w:r>
      <w:r>
        <w:rPr>
          <w:rFonts w:ascii="Utsaah" w:hAnsi="Utsaah" w:cs="Utsaah"/>
          <w:sz w:val="36"/>
          <w:szCs w:val="36"/>
        </w:rPr>
        <w:t>,</w:t>
      </w:r>
      <w:r>
        <w:rPr>
          <w:rFonts w:ascii="Utsaah" w:hAnsi="Utsaah" w:cs="Arial Unicode MS" w:hint="cs"/>
          <w:sz w:val="36"/>
          <w:szCs w:val="36"/>
          <w:cs/>
        </w:rPr>
        <w:t xml:space="preserve"> मुलुकी देवानी कार्यविधि संहिता २०७४ को दफा १७१ नं</w:t>
      </w:r>
      <w:r>
        <w:rPr>
          <w:rFonts w:ascii="Utsaah" w:hAnsi="Utsaah" w:cs="Utsaah" w:hint="cs"/>
          <w:sz w:val="36"/>
          <w:szCs w:val="36"/>
          <w:cs/>
        </w:rPr>
        <w:t xml:space="preserve">. </w:t>
      </w:r>
      <w:r>
        <w:rPr>
          <w:rFonts w:ascii="Utsaah" w:hAnsi="Utsaah" w:cs="Arial Unicode MS" w:hint="cs"/>
          <w:sz w:val="36"/>
          <w:szCs w:val="36"/>
          <w:cs/>
        </w:rPr>
        <w:t>बमोजिम वादीको कागज गराई ऐ</w:t>
      </w:r>
      <w:r>
        <w:rPr>
          <w:rFonts w:ascii="Utsaah" w:hAnsi="Utsaah" w:cs="Utsaah" w:hint="cs"/>
          <w:sz w:val="36"/>
          <w:szCs w:val="36"/>
          <w:cs/>
        </w:rPr>
        <w:t xml:space="preserve">. </w:t>
      </w:r>
      <w:r>
        <w:rPr>
          <w:rFonts w:ascii="Utsaah" w:hAnsi="Utsaah" w:cs="Arial Unicode MS" w:hint="cs"/>
          <w:sz w:val="36"/>
          <w:szCs w:val="36"/>
          <w:cs/>
        </w:rPr>
        <w:t>संहिताको १२३ र १७६ नं</w:t>
      </w:r>
      <w:r>
        <w:rPr>
          <w:rFonts w:ascii="Utsaah" w:hAnsi="Utsaah" w:cs="Utsaah" w:hint="cs"/>
          <w:sz w:val="36"/>
          <w:szCs w:val="36"/>
          <w:cs/>
        </w:rPr>
        <w:t xml:space="preserve">. </w:t>
      </w:r>
      <w:r>
        <w:rPr>
          <w:rFonts w:ascii="Utsaah" w:hAnsi="Utsaah" w:cs="Arial Unicode MS" w:hint="cs"/>
          <w:sz w:val="36"/>
          <w:szCs w:val="36"/>
          <w:cs/>
        </w:rPr>
        <w:t>बमोजिम निजहरु दिपक नाथ र सुनिल नाथलाई बुझी  नियमानुसार गरी पेश गर्नू  ।</w:t>
      </w:r>
    </w:p>
    <w:p w:rsidR="00FB3CE6" w:rsidRDefault="00FB3CE6"/>
    <w:sectPr w:rsidR="00FB3CE6" w:rsidSect="00D03C72">
      <w:pgSz w:w="12240" w:h="15840"/>
      <w:pgMar w:top="1152" w:right="720" w:bottom="1152"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Utsaah">
    <w:altName w:val="Arial"/>
    <w:charset w:val="00"/>
    <w:family w:val="swiss"/>
    <w:pitch w:val="variable"/>
    <w:sig w:usb0="00000003" w:usb1="00000000" w:usb2="00000000" w:usb3="00000000" w:csb0="00000001" w:csb1="00000000"/>
  </w:font>
  <w:font w:name="Kalimati">
    <w:panose1 w:val="00000400000000000000"/>
    <w:charset w:val="01"/>
    <w:family w:val="auto"/>
    <w:pitch w:val="variable"/>
    <w:sig w:usb0="00008000" w:usb1="00000000" w:usb2="00000000" w:usb3="00000000" w:csb0="00000000" w:csb1="00000000"/>
  </w:font>
  <w:font w:name="Kokila">
    <w:altName w:val="Arial"/>
    <w:charset w:val="00"/>
    <w:family w:val="swiss"/>
    <w:pitch w:val="variable"/>
    <w:sig w:usb0="00000003" w:usb1="00000000" w:usb2="00000000" w:usb3="00000000" w:csb0="00000001" w:csb1="00000000"/>
  </w:font>
  <w:font w:name="Kantipur">
    <w:panose1 w:val="00000000000000000000"/>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2678F9"/>
    <w:multiLevelType w:val="hybridMultilevel"/>
    <w:tmpl w:val="FABA76F2"/>
    <w:lvl w:ilvl="0" w:tplc="A2BA68DA">
      <w:start w:val="1"/>
      <w:numFmt w:val="hindiVowels"/>
      <w:lvlText w:val="%1)"/>
      <w:lvlJc w:val="left"/>
      <w:pPr>
        <w:ind w:left="390" w:hanging="39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64461E95"/>
    <w:multiLevelType w:val="hybridMultilevel"/>
    <w:tmpl w:val="668EE3A4"/>
    <w:lvl w:ilvl="0" w:tplc="68363E74">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2F02E9B"/>
    <w:multiLevelType w:val="hybridMultilevel"/>
    <w:tmpl w:val="1A74398E"/>
    <w:lvl w:ilvl="0" w:tplc="E52429FC">
      <w:start w:val="1"/>
      <w:numFmt w:val="hindiVowel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D457DD"/>
    <w:rsid w:val="000129E1"/>
    <w:rsid w:val="00021A0F"/>
    <w:rsid w:val="000223EA"/>
    <w:rsid w:val="000261E2"/>
    <w:rsid w:val="00046359"/>
    <w:rsid w:val="00046397"/>
    <w:rsid w:val="000850B0"/>
    <w:rsid w:val="00087350"/>
    <w:rsid w:val="000B5618"/>
    <w:rsid w:val="000C6D50"/>
    <w:rsid w:val="000E0947"/>
    <w:rsid w:val="000E47B2"/>
    <w:rsid w:val="000E74C8"/>
    <w:rsid w:val="000F1F0D"/>
    <w:rsid w:val="000F6F0E"/>
    <w:rsid w:val="00112E5D"/>
    <w:rsid w:val="00116F63"/>
    <w:rsid w:val="001265A5"/>
    <w:rsid w:val="00126D1A"/>
    <w:rsid w:val="00152CF2"/>
    <w:rsid w:val="0016540E"/>
    <w:rsid w:val="001659A3"/>
    <w:rsid w:val="0017071D"/>
    <w:rsid w:val="00170D28"/>
    <w:rsid w:val="001747CF"/>
    <w:rsid w:val="001907EE"/>
    <w:rsid w:val="0019154F"/>
    <w:rsid w:val="001B3B7A"/>
    <w:rsid w:val="001E0C9F"/>
    <w:rsid w:val="00200169"/>
    <w:rsid w:val="00200B8D"/>
    <w:rsid w:val="00201D87"/>
    <w:rsid w:val="00205D69"/>
    <w:rsid w:val="0021611B"/>
    <w:rsid w:val="00216331"/>
    <w:rsid w:val="002246AB"/>
    <w:rsid w:val="002333D1"/>
    <w:rsid w:val="002531F7"/>
    <w:rsid w:val="002742B0"/>
    <w:rsid w:val="00274A49"/>
    <w:rsid w:val="00287075"/>
    <w:rsid w:val="002B0C0E"/>
    <w:rsid w:val="002D24EF"/>
    <w:rsid w:val="002F1453"/>
    <w:rsid w:val="002F18BB"/>
    <w:rsid w:val="002F3A19"/>
    <w:rsid w:val="003111B5"/>
    <w:rsid w:val="00313E59"/>
    <w:rsid w:val="0032296E"/>
    <w:rsid w:val="00327508"/>
    <w:rsid w:val="003357D7"/>
    <w:rsid w:val="003375E9"/>
    <w:rsid w:val="0034593C"/>
    <w:rsid w:val="00356F93"/>
    <w:rsid w:val="00361C12"/>
    <w:rsid w:val="0037192F"/>
    <w:rsid w:val="00395C50"/>
    <w:rsid w:val="003A3F6D"/>
    <w:rsid w:val="003A7663"/>
    <w:rsid w:val="003C11FC"/>
    <w:rsid w:val="003D32C1"/>
    <w:rsid w:val="003D5E1D"/>
    <w:rsid w:val="003D72FA"/>
    <w:rsid w:val="003E1293"/>
    <w:rsid w:val="003E3061"/>
    <w:rsid w:val="003E4F53"/>
    <w:rsid w:val="004077D8"/>
    <w:rsid w:val="00410E2C"/>
    <w:rsid w:val="004302C8"/>
    <w:rsid w:val="0043699D"/>
    <w:rsid w:val="00445611"/>
    <w:rsid w:val="00451144"/>
    <w:rsid w:val="004602FB"/>
    <w:rsid w:val="0048156F"/>
    <w:rsid w:val="00482D56"/>
    <w:rsid w:val="004A1235"/>
    <w:rsid w:val="004A4522"/>
    <w:rsid w:val="004B5EE4"/>
    <w:rsid w:val="004D4709"/>
    <w:rsid w:val="004E71B7"/>
    <w:rsid w:val="00504E52"/>
    <w:rsid w:val="005109E3"/>
    <w:rsid w:val="005115CE"/>
    <w:rsid w:val="005265B2"/>
    <w:rsid w:val="00547215"/>
    <w:rsid w:val="00556EB5"/>
    <w:rsid w:val="005844BD"/>
    <w:rsid w:val="005B01D2"/>
    <w:rsid w:val="005C39A9"/>
    <w:rsid w:val="005C4E34"/>
    <w:rsid w:val="005D332B"/>
    <w:rsid w:val="005D59AA"/>
    <w:rsid w:val="00610AF4"/>
    <w:rsid w:val="006137D1"/>
    <w:rsid w:val="0061783F"/>
    <w:rsid w:val="0064098B"/>
    <w:rsid w:val="006462A2"/>
    <w:rsid w:val="00646A8F"/>
    <w:rsid w:val="00650F67"/>
    <w:rsid w:val="00654389"/>
    <w:rsid w:val="0067018C"/>
    <w:rsid w:val="00675095"/>
    <w:rsid w:val="00691D39"/>
    <w:rsid w:val="00695601"/>
    <w:rsid w:val="006B3723"/>
    <w:rsid w:val="006D7BE9"/>
    <w:rsid w:val="006E2FFB"/>
    <w:rsid w:val="006F3BAE"/>
    <w:rsid w:val="00710ACC"/>
    <w:rsid w:val="0071173B"/>
    <w:rsid w:val="007118F8"/>
    <w:rsid w:val="00722929"/>
    <w:rsid w:val="00740BFA"/>
    <w:rsid w:val="00746EF4"/>
    <w:rsid w:val="00753634"/>
    <w:rsid w:val="00763C5B"/>
    <w:rsid w:val="007B3B1C"/>
    <w:rsid w:val="007C40DA"/>
    <w:rsid w:val="007D206E"/>
    <w:rsid w:val="007D45C4"/>
    <w:rsid w:val="007D79BF"/>
    <w:rsid w:val="007E7E79"/>
    <w:rsid w:val="00806A69"/>
    <w:rsid w:val="008103A7"/>
    <w:rsid w:val="008114A0"/>
    <w:rsid w:val="008361F5"/>
    <w:rsid w:val="00845C4C"/>
    <w:rsid w:val="00845FA8"/>
    <w:rsid w:val="00846341"/>
    <w:rsid w:val="00867163"/>
    <w:rsid w:val="00872202"/>
    <w:rsid w:val="00875D7F"/>
    <w:rsid w:val="00876489"/>
    <w:rsid w:val="00883F9D"/>
    <w:rsid w:val="0088767B"/>
    <w:rsid w:val="00896C4D"/>
    <w:rsid w:val="008A0883"/>
    <w:rsid w:val="008A7D19"/>
    <w:rsid w:val="008B43D4"/>
    <w:rsid w:val="008B6AB6"/>
    <w:rsid w:val="008D02B5"/>
    <w:rsid w:val="009212D1"/>
    <w:rsid w:val="00921D94"/>
    <w:rsid w:val="0093537F"/>
    <w:rsid w:val="00952142"/>
    <w:rsid w:val="00960DF7"/>
    <w:rsid w:val="009634F1"/>
    <w:rsid w:val="00965977"/>
    <w:rsid w:val="0097237B"/>
    <w:rsid w:val="009876C4"/>
    <w:rsid w:val="00995C5D"/>
    <w:rsid w:val="009965CB"/>
    <w:rsid w:val="009979BF"/>
    <w:rsid w:val="009D16B5"/>
    <w:rsid w:val="009D54D4"/>
    <w:rsid w:val="009E7B29"/>
    <w:rsid w:val="009F2BB9"/>
    <w:rsid w:val="00A00175"/>
    <w:rsid w:val="00A0152E"/>
    <w:rsid w:val="00A16AE6"/>
    <w:rsid w:val="00A17977"/>
    <w:rsid w:val="00A3638E"/>
    <w:rsid w:val="00A41A67"/>
    <w:rsid w:val="00A641B9"/>
    <w:rsid w:val="00A90B08"/>
    <w:rsid w:val="00AA4CC6"/>
    <w:rsid w:val="00AA77C8"/>
    <w:rsid w:val="00AC11F4"/>
    <w:rsid w:val="00B0712A"/>
    <w:rsid w:val="00B130C6"/>
    <w:rsid w:val="00B14025"/>
    <w:rsid w:val="00B15339"/>
    <w:rsid w:val="00B315AF"/>
    <w:rsid w:val="00B31EE1"/>
    <w:rsid w:val="00B41DE9"/>
    <w:rsid w:val="00B5225D"/>
    <w:rsid w:val="00B52B07"/>
    <w:rsid w:val="00B5572F"/>
    <w:rsid w:val="00B757C4"/>
    <w:rsid w:val="00B84AD5"/>
    <w:rsid w:val="00B8648A"/>
    <w:rsid w:val="00B879DE"/>
    <w:rsid w:val="00B9114C"/>
    <w:rsid w:val="00B977AA"/>
    <w:rsid w:val="00BA524C"/>
    <w:rsid w:val="00BA6D30"/>
    <w:rsid w:val="00BB0CD7"/>
    <w:rsid w:val="00BE3F5F"/>
    <w:rsid w:val="00BE651E"/>
    <w:rsid w:val="00BE6EDD"/>
    <w:rsid w:val="00BE732A"/>
    <w:rsid w:val="00BF0B00"/>
    <w:rsid w:val="00BF1AAD"/>
    <w:rsid w:val="00C023D6"/>
    <w:rsid w:val="00C028D6"/>
    <w:rsid w:val="00C070D7"/>
    <w:rsid w:val="00C07DAF"/>
    <w:rsid w:val="00C14D63"/>
    <w:rsid w:val="00C361C8"/>
    <w:rsid w:val="00C4120F"/>
    <w:rsid w:val="00C44751"/>
    <w:rsid w:val="00C451B9"/>
    <w:rsid w:val="00C5153F"/>
    <w:rsid w:val="00C651CE"/>
    <w:rsid w:val="00C86DE8"/>
    <w:rsid w:val="00C9625F"/>
    <w:rsid w:val="00CA2071"/>
    <w:rsid w:val="00CC2767"/>
    <w:rsid w:val="00CD54C3"/>
    <w:rsid w:val="00CE41F9"/>
    <w:rsid w:val="00CE5C02"/>
    <w:rsid w:val="00D03C72"/>
    <w:rsid w:val="00D06816"/>
    <w:rsid w:val="00D3340C"/>
    <w:rsid w:val="00D40737"/>
    <w:rsid w:val="00D41E34"/>
    <w:rsid w:val="00D457DD"/>
    <w:rsid w:val="00D45B5C"/>
    <w:rsid w:val="00D53C89"/>
    <w:rsid w:val="00D6062A"/>
    <w:rsid w:val="00D86273"/>
    <w:rsid w:val="00DA2678"/>
    <w:rsid w:val="00DA7E0B"/>
    <w:rsid w:val="00DD354D"/>
    <w:rsid w:val="00E072D6"/>
    <w:rsid w:val="00E252B5"/>
    <w:rsid w:val="00E322DF"/>
    <w:rsid w:val="00E60533"/>
    <w:rsid w:val="00E80FD1"/>
    <w:rsid w:val="00EA3CDA"/>
    <w:rsid w:val="00ED655E"/>
    <w:rsid w:val="00EE62E0"/>
    <w:rsid w:val="00F038BB"/>
    <w:rsid w:val="00F06745"/>
    <w:rsid w:val="00F1710E"/>
    <w:rsid w:val="00F21AF6"/>
    <w:rsid w:val="00F92C3A"/>
    <w:rsid w:val="00F9304F"/>
    <w:rsid w:val="00FA380F"/>
    <w:rsid w:val="00FB29B4"/>
    <w:rsid w:val="00FB3CE6"/>
    <w:rsid w:val="00FB4596"/>
    <w:rsid w:val="00FB76F4"/>
    <w:rsid w:val="00FC4530"/>
    <w:rsid w:val="00FC6B80"/>
    <w:rsid w:val="00FE263A"/>
    <w:rsid w:val="00FF64C7"/>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4A7E4C-23C3-4F26-BF39-30370B85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3C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57DD"/>
    <w:pPr>
      <w:ind w:left="720"/>
      <w:contextualSpacing/>
    </w:pPr>
  </w:style>
  <w:style w:type="paragraph" w:styleId="BalloonText">
    <w:name w:val="Balloon Text"/>
    <w:basedOn w:val="Normal"/>
    <w:link w:val="BalloonTextChar"/>
    <w:uiPriority w:val="99"/>
    <w:semiHidden/>
    <w:unhideWhenUsed/>
    <w:rsid w:val="003A7663"/>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3A7663"/>
    <w:rPr>
      <w:rFonts w:ascii="Tahom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5322123">
      <w:bodyDiv w:val="1"/>
      <w:marLeft w:val="0"/>
      <w:marRight w:val="0"/>
      <w:marTop w:val="0"/>
      <w:marBottom w:val="0"/>
      <w:divBdr>
        <w:top w:val="none" w:sz="0" w:space="0" w:color="auto"/>
        <w:left w:val="none" w:sz="0" w:space="0" w:color="auto"/>
        <w:bottom w:val="none" w:sz="0" w:space="0" w:color="auto"/>
        <w:right w:val="none" w:sz="0" w:space="0" w:color="auto"/>
      </w:divBdr>
    </w:div>
    <w:div w:id="1906137137">
      <w:bodyDiv w:val="1"/>
      <w:marLeft w:val="0"/>
      <w:marRight w:val="0"/>
      <w:marTop w:val="0"/>
      <w:marBottom w:val="0"/>
      <w:divBdr>
        <w:top w:val="none" w:sz="0" w:space="0" w:color="auto"/>
        <w:left w:val="none" w:sz="0" w:space="0" w:color="auto"/>
        <w:bottom w:val="none" w:sz="0" w:space="0" w:color="auto"/>
        <w:right w:val="none" w:sz="0" w:space="0" w:color="auto"/>
      </w:divBdr>
    </w:div>
    <w:div w:id="195193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561</TotalTime>
  <Pages>18</Pages>
  <Words>2473</Words>
  <Characters>14100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Aum</dc:creator>
  <cp:keywords/>
  <dc:description/>
  <cp:lastModifiedBy>KDC</cp:lastModifiedBy>
  <cp:revision>296</cp:revision>
  <cp:lastPrinted>2025-07-13T07:56:00Z</cp:lastPrinted>
  <dcterms:created xsi:type="dcterms:W3CDTF">2021-12-08T09:02:00Z</dcterms:created>
  <dcterms:modified xsi:type="dcterms:W3CDTF">2025-07-13T08:36:00Z</dcterms:modified>
</cp:coreProperties>
</file>